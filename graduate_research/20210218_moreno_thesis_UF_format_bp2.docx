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188FAFA0"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575BA2">
        <w:t xml:space="preserve"> I would also like to thank my committee members and any faculty, staff or student that has helped me.</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010D61">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010D61">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010D61">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010D61">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010D61">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010D61">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010D61">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010D61">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010D61">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010D61">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010D61">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010D61">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010D61">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010D61">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010D61">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010D61">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010D61">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010D61">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010D61">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010D61">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010D61">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010D61">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010D61">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010D61">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010D61">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010D61">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010D61">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010D61">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010D61">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010D61">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010D61">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010D61">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010D61">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010D61">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010D61">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010D61">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010D61">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010D61">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010D61">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010D61">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010D61">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010D61">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010D61">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010D61">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010D61">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010D61">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010D61">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010D61">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010D61">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010D61">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010D61">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010D61">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010D61">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5C3A8577"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6956D5" w:rsidRPr="003B61BD">
          <w:rPr>
            <w:rStyle w:val="Hyperlink"/>
            <w:noProof/>
          </w:rPr>
          <w:t>Synthesis</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010D61">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010D61">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C3149D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 xml:space="preserve">2-1.  </w:t>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053D61CE" w:rsidR="006956D5" w:rsidRDefault="00010D61">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  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6F76FCEC" w:rsidR="006956D5" w:rsidRDefault="00010D61">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  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1CEF178E" w:rsidR="006956D5" w:rsidRDefault="00010D61">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  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5FC084B8" w:rsidR="006956D5" w:rsidRDefault="00010D61">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  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606C43BE" w:rsidR="006956D5" w:rsidRDefault="00010D61">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 xml:space="preserve">1-1.  </w:t>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534EA783" w:rsidR="006956D5" w:rsidRDefault="00010D61">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 xml:space="preserve">1-2.  </w:t>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069A49BD" w:rsidR="006956D5" w:rsidRDefault="00010D61">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 xml:space="preserve">1-3.  </w:t>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3FC8AB9A" w:rsidR="006956D5" w:rsidRDefault="00010D61">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 xml:space="preserve">1-4.  </w:t>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28A34E5D" w:rsidR="006956D5" w:rsidRDefault="00010D61">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  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D5D9DF2" w:rsidR="006956D5" w:rsidRDefault="00010D61"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  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68DA9A08" w:rsidR="006956D5" w:rsidRDefault="00010D61">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 xml:space="preserve">2-1.  </w:t>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02455FC8" w:rsidR="006956D5" w:rsidRDefault="00010D61"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 xml:space="preserve">2-2.  </w:t>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6B3DC3A0" w:rsidR="006956D5" w:rsidRDefault="00010D61">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  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4A9EBF9B" w:rsidR="006956D5" w:rsidRDefault="00010D61">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  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41BE190E" w:rsidR="006956D5" w:rsidRDefault="00010D61">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  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56F1A585" w:rsidR="006956D5" w:rsidRDefault="00010D61">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  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0FB528C5" w:rsidR="006956D5" w:rsidRDefault="00010D61">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  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33E9BE45" w:rsidR="006956D5" w:rsidRDefault="00010D61">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Figure 3-6.  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29353974" w:rsidR="006956D5" w:rsidRDefault="00010D61">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Figure 3-7.  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9E9EF8E" w:rsidR="006956D5" w:rsidRDefault="00010D61">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Figure 3-8.  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1E980151" w:rsidR="006956D5" w:rsidRDefault="00010D61">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Figure 3-9.  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203CF486" w:rsidR="006956D5" w:rsidRDefault="00010D61">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Figure 3-10.  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3137BA5B" w:rsidR="006956D5" w:rsidRDefault="00010D61">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Figure 3-11.  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41F51531" w:rsidR="006956D5" w:rsidRDefault="00010D61">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Figure 3-12.  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075B33AA" w:rsidR="006956D5" w:rsidRDefault="00010D61">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Figure 3-13.  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4018309"/>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w:t>
            </w:r>
            <w:proofErr w:type="gramStart"/>
            <w:r>
              <w:rPr>
                <w:rFonts w:cs="Arial"/>
              </w:rPr>
              <w:t>in regard to</w:t>
            </w:r>
            <w:proofErr w:type="gramEnd"/>
            <w:r>
              <w:rPr>
                <w:rFonts w:cs="Arial"/>
              </w:rPr>
              <w:t xml:space="preserve">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4018310"/>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351AE393" w14:textId="2A4AB0D4" w:rsidR="004C491A" w:rsidRDefault="004C491A" w:rsidP="00EE7390">
      <w:pPr>
        <w:pStyle w:val="006BodyText"/>
        <w:rPr>
          <w:ins w:id="13" w:author="Bill Pine" w:date="2021-02-16T10:20:00Z"/>
        </w:rPr>
      </w:pPr>
      <w:proofErr w:type="gramStart"/>
      <w:ins w:id="14" w:author="Bill Pine" w:date="2021-02-16T10:20:00Z">
        <w:r>
          <w:t>A major role</w:t>
        </w:r>
        <w:proofErr w:type="gramEnd"/>
        <w:r>
          <w:t xml:space="preserve"> played by natural resource management agencies at the state and federal level including Florida </w:t>
        </w:r>
      </w:ins>
      <w:ins w:id="15" w:author="Bill Pine" w:date="2021-02-16T10:21:00Z">
        <w:r>
          <w:t xml:space="preserve">Fish and Wildlife Service and US Fish and Wildlife Service is to protect fish, wildlife, and their habitats for the benefit and enjoyment of people. To do this, these agencies </w:t>
        </w:r>
        <w:proofErr w:type="gramStart"/>
        <w:r>
          <w:t>have to</w:t>
        </w:r>
        <w:proofErr w:type="gramEnd"/>
        <w:r>
          <w:t xml:space="preserve"> make decisions</w:t>
        </w:r>
      </w:ins>
      <w:ins w:id="16" w:author="Bill Pine" w:date="2021-02-16T10:22:00Z">
        <w:r>
          <w:t xml:space="preserve"> such as what lands to acquire for protection or whether to restore a resource that is declining.  </w:t>
        </w:r>
      </w:ins>
      <w:ins w:id="17" w:author="Bill Pine" w:date="2021-02-16T10:23:00Z">
        <w:r>
          <w:t>In</w:t>
        </w:r>
      </w:ins>
      <w:ins w:id="18" w:author="Bill Pine" w:date="2021-02-16T10:21:00Z">
        <w:r>
          <w:t xml:space="preserve"> the best case these decisions </w:t>
        </w:r>
        <w:proofErr w:type="gramStart"/>
        <w:r>
          <w:t>are guided</w:t>
        </w:r>
        <w:proofErr w:type="gramEnd"/>
        <w:r>
          <w:t xml:space="preserve"> by data</w:t>
        </w:r>
      </w:ins>
      <w:ins w:id="19" w:author="Bill Pine" w:date="2021-02-16T10:23:00Z">
        <w:r>
          <w:t xml:space="preserve"> that are collected from observations in the field, made available to the resource managers to analyze and interpret, and then used to inform the decision making</w:t>
        </w:r>
      </w:ins>
      <w:ins w:id="20" w:author="Bill Pine" w:date="2021-02-16T10:21:00Z">
        <w:r>
          <w:t>.</w:t>
        </w:r>
      </w:ins>
    </w:p>
    <w:p w14:paraId="768CED45" w14:textId="487B167F"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commentRangeStart w:id="21"/>
      <w:r w:rsidRPr="00146FDC">
        <w:t>We</w:t>
      </w:r>
      <w:commentRangeEnd w:id="21"/>
      <w:r w:rsidR="004C491A">
        <w:rPr>
          <w:rStyle w:val="CommentReference"/>
          <w:rFonts w:eastAsia="Times New Roman" w:cs="Times New Roman"/>
        </w:rPr>
        <w:commentReference w:id="21"/>
      </w:r>
      <w:r w:rsidRPr="00146FDC">
        <w:t xml:space="preserv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 xml:space="preserve">To promote reproducibility in our workflows and reduce data collection errors, we incorporated specific standards into our program including (1) standardizing field datasheets linked to an electronic data entry platform; (2) performing quality assurance and control (QA/QC); </w:t>
      </w:r>
      <w:r w:rsidRPr="00146FDC">
        <w:lastRenderedPageBreak/>
        <w:t xml:space="preserve">(3) creating scripts to analyze data and inform decision making; and (4) use a version control workflow to track changes to data, </w:t>
      </w:r>
      <w:proofErr w:type="gramStart"/>
      <w:r w:rsidRPr="00146FDC">
        <w:t>scripts</w:t>
      </w:r>
      <w:proofErr w:type="gramEnd"/>
      <w:r w:rsidRPr="00146FDC">
        <w:t xml:space="preserve"> and documents.</w:t>
      </w:r>
    </w:p>
    <w:p w14:paraId="62BEBE1C" w14:textId="0570E8EC" w:rsidR="00146FDC" w:rsidRDefault="004C491A" w:rsidP="00146FDC">
      <w:pPr>
        <w:pStyle w:val="006BodyText"/>
      </w:pPr>
      <w:bookmarkStart w:id="22" w:name="_Hlk65064297"/>
      <w:r>
        <w:t>Making these data and scripts available to multiple users is challenging.  I</w:t>
      </w:r>
      <w:r w:rsidR="00F4424D">
        <w:t xml:space="preserve"> </w:t>
      </w:r>
      <w:bookmarkEnd w:id="22"/>
      <w:r w:rsidR="00146FDC" w:rsidRPr="00146FDC">
        <w:t xml:space="preserve">developed a </w:t>
      </w:r>
      <w:r w:rsidR="00692B50">
        <w:t xml:space="preserve">repository </w:t>
      </w:r>
      <w:r w:rsidR="00146FDC" w:rsidRPr="00146FDC">
        <w:t xml:space="preserve">structure using GitHub so that files </w:t>
      </w:r>
      <w:r w:rsidR="00692B50">
        <w:t xml:space="preserve">and data </w:t>
      </w:r>
      <w:r w:rsidR="00146FDC" w:rsidRPr="00146FDC">
        <w:t xml:space="preserve">may be available to all members of the team, other collaborators, and publishers. </w:t>
      </w:r>
      <w:del w:id="23" w:author="Bill Pine" w:date="2021-02-16T10:24:00Z">
        <w:r w:rsidR="00146FDC" w:rsidRPr="00146FDC" w:rsidDel="004C491A">
          <w:delText xml:space="preserve">We </w:delText>
        </w:r>
      </w:del>
      <w:ins w:id="24" w:author="Bill Pine" w:date="2021-02-16T10:24:00Z">
        <w:r>
          <w:t>I</w:t>
        </w:r>
        <w:r w:rsidRPr="00146FDC">
          <w:t xml:space="preserve"> </w:t>
        </w:r>
      </w:ins>
      <w:r w:rsidR="00146FDC" w:rsidRPr="00146FDC">
        <w:t xml:space="preserve">do this by 1) evaluating our previous repository structure and workflow; 2) creating a new and consistent structure and workflow among all project repositories; 3) and establishing and maintaining a </w:t>
      </w:r>
      <w:r w:rsidR="00F4424D" w:rsidRPr="00146FDC">
        <w:t>file naming convention</w:t>
      </w:r>
      <w:r w:rsidR="00146FDC" w:rsidRPr="00146FDC">
        <w:t xml:space="preserve"> which encompasses any file that could be in a repository. This repository structure </w:t>
      </w:r>
      <w:proofErr w:type="gramStart"/>
      <w:r w:rsidR="00146FDC" w:rsidRPr="00146FDC">
        <w:t>takes into account</w:t>
      </w:r>
      <w:proofErr w:type="gramEnd"/>
      <w:r w:rsidR="00146FDC" w:rsidRPr="00146FDC">
        <w:t xml:space="preserve"> the need to manage “living data” and</w:t>
      </w:r>
      <w:r w:rsidR="007F2A7C">
        <w:t xml:space="preserve"> considers</w:t>
      </w:r>
      <w:r w:rsidR="00146FDC" w:rsidRPr="00146FDC">
        <w:t xml:space="preserve"> the </w:t>
      </w:r>
      <w:r w:rsidR="007F2A7C">
        <w:t>need</w:t>
      </w:r>
      <w:r w:rsidR="00146FDC" w:rsidRPr="00146FDC">
        <w:t xml:space="preserve"> for ecological efforts to be transparent. </w:t>
      </w:r>
    </w:p>
    <w:p w14:paraId="17776029" w14:textId="1CE88736" w:rsidR="00ED276D" w:rsidRDefault="004C491A" w:rsidP="00F4424D">
      <w:pPr>
        <w:pStyle w:val="006BodyText"/>
      </w:pPr>
      <w:bookmarkStart w:id="25" w:name="_Hlk65064631"/>
      <w:r>
        <w:t>Other types of data useful for making decision include information from imagery captured from different platforms over time that can provide evidence of changes in landscape features.  As an example</w:t>
      </w:r>
      <w:bookmarkEnd w:id="25"/>
      <w:ins w:id="26" w:author="Bill Pine" w:date="2021-02-16T10:25:00Z">
        <w:r>
          <w:t xml:space="preserve">, </w:t>
        </w:r>
      </w:ins>
      <w:del w:id="27" w:author="Bill Pine" w:date="2021-02-16T10:25:00Z">
        <w:r w:rsidR="00F4424D" w:rsidDel="004C491A">
          <w:delText xml:space="preserve">Unrelated but </w:delText>
        </w:r>
        <w:r w:rsidR="00692B50" w:rsidDel="004C491A">
          <w:delText>in addition,</w:delText>
        </w:r>
        <w:r w:rsidR="00F4424D" w:rsidDel="004C491A">
          <w:delText xml:space="preserve"> </w:delText>
        </w:r>
      </w:del>
      <w:r w:rsidR="00F4424D">
        <w:t>c</w:t>
      </w:r>
      <w:r w:rsidR="00146FDC" w:rsidRPr="00C109C3">
        <w:t>limate change perpetuation and sea level rise have led to</w:t>
      </w:r>
      <w:ins w:id="28" w:author="Bill Pine" w:date="2021-02-16T10:25:00Z">
        <w:r>
          <w:t xml:space="preserve"> concerns by resource managers and the public related to shoreline dynamics</w:t>
        </w:r>
      </w:ins>
      <w:ins w:id="29" w:author="Bill Pine" w:date="2021-02-16T10:26:00Z">
        <w:r>
          <w:t xml:space="preserve"> such as changes in water levels and erosion of shoreline features</w:t>
        </w:r>
      </w:ins>
      <w:ins w:id="30" w:author="Bill Pine" w:date="2021-02-16T10:25:00Z">
        <w:r>
          <w:t xml:space="preserve"> along the</w:t>
        </w:r>
      </w:ins>
      <w:r w:rsidR="00146FDC" w:rsidRPr="00C109C3">
        <w:t xml:space="preserve"> Gulf of Mexico</w:t>
      </w:r>
      <w:del w:id="31" w:author="Bill Pine" w:date="2021-02-16T10:26:00Z">
        <w:r w:rsidR="00146FDC" w:rsidRPr="00C109C3" w:rsidDel="004C491A">
          <w:delText xml:space="preserve"> shoreline dynamics concerns</w:delText>
        </w:r>
      </w:del>
      <w:r w:rsidR="00146FDC" w:rsidRPr="00C109C3">
        <w:t xml:space="preserve">. Shoreline dynamics in areas </w:t>
      </w:r>
      <w:del w:id="32" w:author="Bill Pine" w:date="2021-02-16T10:26:00Z">
        <w:r w:rsidR="00146FDC" w:rsidRPr="00C109C3" w:rsidDel="004C491A">
          <w:delText xml:space="preserve">of </w:delText>
        </w:r>
      </w:del>
      <w:ins w:id="33" w:author="Bill Pine" w:date="2021-02-16T10:26:00Z">
        <w:r>
          <w:t>with high human</w:t>
        </w:r>
        <w:r w:rsidRPr="00C109C3">
          <w:t xml:space="preserve"> </w:t>
        </w:r>
      </w:ins>
      <w:r w:rsidR="00146FDC" w:rsidRPr="00C109C3">
        <w:t xml:space="preserve">coastal development have </w:t>
      </w:r>
      <w:proofErr w:type="gramStart"/>
      <w:r w:rsidR="00146FDC" w:rsidRPr="00C109C3">
        <w:t xml:space="preserve">been </w:t>
      </w:r>
      <w:ins w:id="34" w:author="Bill Pine" w:date="2021-02-16T10:26:00Z">
        <w:r>
          <w:t xml:space="preserve">widely </w:t>
        </w:r>
      </w:ins>
      <w:r w:rsidR="00146FDC" w:rsidRPr="00C109C3">
        <w:t>studied</w:t>
      </w:r>
      <w:proofErr w:type="gramEnd"/>
      <w:ins w:id="35" w:author="Bill Pine" w:date="2021-02-16T10:26:00Z">
        <w:r>
          <w:t xml:space="preserve"> because of the economic costs to these properties from changes in sea level.  </w:t>
        </w:r>
      </w:ins>
      <w:del w:id="36" w:author="Bill Pine" w:date="2021-02-16T10:26:00Z">
        <w:r w:rsidR="00146FDC" w:rsidRPr="00C109C3" w:rsidDel="004C491A">
          <w:delText>, h</w:delText>
        </w:r>
      </w:del>
      <w:proofErr w:type="gramStart"/>
      <w:ins w:id="37" w:author="Bill Pine" w:date="2021-02-16T10:26:00Z">
        <w:r>
          <w:t>H</w:t>
        </w:r>
      </w:ins>
      <w:r w:rsidR="00146FDC" w:rsidRPr="00C109C3">
        <w:t>owever</w:t>
      </w:r>
      <w:proofErr w:type="gramEnd"/>
      <w:ins w:id="38" w:author="Bill Pine" w:date="2021-02-16T10:27:00Z">
        <w:r>
          <w:t xml:space="preserve"> in areas with low human population density, changes in shoreline features are less studied because the</w:t>
        </w:r>
        <w:r w:rsidR="002F45AC">
          <w:t>se areas are either assumed to not be undergoing change or because their economic value is lower</w:t>
        </w:r>
      </w:ins>
      <w:del w:id="39" w:author="Bill Pine" w:date="2021-02-16T10:27:00Z">
        <w:r w:rsidR="00146FDC" w:rsidRPr="00C109C3" w:rsidDel="002F45AC">
          <w:delText xml:space="preserve"> under-developed shorelines have yet to be analyzed</w:delText>
        </w:r>
      </w:del>
      <w:r w:rsidR="00146FDC" w:rsidRPr="00C109C3">
        <w:t>.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w:t>
      </w:r>
      <w:r w:rsidR="00146FDC" w:rsidRPr="00C109C3">
        <w:lastRenderedPageBreak/>
        <w:t xml:space="preserve">images </w:t>
      </w:r>
      <w:proofErr w:type="gramStart"/>
      <w:r w:rsidR="00146FDC" w:rsidRPr="00C109C3">
        <w:t>were collected</w:t>
      </w:r>
      <w:proofErr w:type="gramEnd"/>
      <w:r w:rsidR="00146FDC" w:rsidRPr="00C109C3">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rsidR="00F4424D">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bookmarkStart w:id="40" w:name="_Hlk65064728"/>
      <w:r w:rsidR="00771F89">
        <w:t xml:space="preserve">The data acquisition and workflow for the DSAS </w:t>
      </w:r>
      <w:proofErr w:type="gramStart"/>
      <w:r w:rsidR="00771F89">
        <w:t>is documented</w:t>
      </w:r>
      <w:proofErr w:type="gramEnd"/>
      <w:r w:rsidR="00771F89">
        <w:t xml:space="preserve"> following a similar structure as earlier chapters to provide a framework for repeating these analyses with additional imagery in the future</w:t>
      </w:r>
      <w:bookmarkEnd w:id="40"/>
      <w:ins w:id="41" w:author="Bill Pine" w:date="2021-02-16T10:40:00Z">
        <w:r w:rsidR="00771F89">
          <w:t>.</w:t>
        </w:r>
      </w:ins>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4"/>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42" w:name="_Toc64018311"/>
      <w:r w:rsidRPr="00F27533">
        <w:t>ESTABLISHING A PROGRESSIVE DATA MANAGEMENT WORKFLOW FOR BIOLOGICAL DATA TO INFORM ADAPTIVE MANAGEMENT DECISIONS</w:t>
      </w:r>
      <w:bookmarkEnd w:id="42"/>
    </w:p>
    <w:p w14:paraId="022531D8" w14:textId="4841BFE2" w:rsidR="00F27533" w:rsidRPr="00F27533" w:rsidRDefault="000E69A8" w:rsidP="00F27533">
      <w:pPr>
        <w:pStyle w:val="003First-LevelSubheadingBOLD"/>
      </w:pPr>
      <w:r>
        <w:t>Introduction</w:t>
      </w:r>
    </w:p>
    <w:p w14:paraId="67F5DB6C" w14:textId="47948925" w:rsidR="00F27533" w:rsidRPr="00F27533" w:rsidRDefault="00F27533" w:rsidP="00620B2D">
      <w:pPr>
        <w:pStyle w:val="006BodyText"/>
      </w:pPr>
      <w:r w:rsidRPr="00F27533">
        <w:t xml:space="preserve">Traditional field biology programs, many of which </w:t>
      </w:r>
      <w:proofErr w:type="gramStart"/>
      <w:r w:rsidRPr="00F27533">
        <w:t>are designed</w:t>
      </w:r>
      <w:proofErr w:type="gramEnd"/>
      <w:r w:rsidRPr="00F27533">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F27533">
        <w:t>being used</w:t>
      </w:r>
      <w:proofErr w:type="gramEnd"/>
      <w:r w:rsidRPr="00F27533">
        <w:t xml:space="preserve">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w:t>
      </w:r>
      <w:proofErr w:type="gramStart"/>
      <w:r w:rsidRPr="00F27533">
        <w:t>single location</w:t>
      </w:r>
      <w:proofErr w:type="gramEnd"/>
      <w:r w:rsidRPr="00F27533">
        <w:t xml:space="preserve">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While the scale and technological capacity of many monitoring programs has increased</w:t>
      </w:r>
      <w:ins w:id="43" w:author="Bill Pine" w:date="2021-02-16T10:41:00Z">
        <w:r w:rsidR="00771F89">
          <w:t>,</w:t>
        </w:r>
      </w:ins>
      <w:r w:rsidRPr="00F27533">
        <w:t xml:space="preserve"> these monitoring programs </w:t>
      </w:r>
      <w:proofErr w:type="gramStart"/>
      <w:r w:rsidRPr="00F27533">
        <w:t>are still most often conceived</w:t>
      </w:r>
      <w:proofErr w:type="gramEnd"/>
      <w:r w:rsidRPr="00F27533">
        <w:t xml:space="preserve">,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44" w:name="continuous-data-management-and-analyses"/>
      <w:bookmarkStart w:id="45" w:name="adaptive-management"/>
      <w:bookmarkEnd w:id="44"/>
      <w:bookmarkEnd w:id="45"/>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F27533">
        <w:t>be used</w:t>
      </w:r>
      <w:proofErr w:type="gramEnd"/>
      <w:r w:rsidRPr="00F27533">
        <w:t xml:space="preserve">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w:t>
      </w:r>
      <w:proofErr w:type="gramStart"/>
      <w:r w:rsidRPr="00F27533">
        <w:t>are made</w:t>
      </w:r>
      <w:proofErr w:type="gramEnd"/>
      <w:r w:rsidRPr="00F27533">
        <w:t xml:space="preserve"> iteratively based on stating, testing, and updating hypotheses based on observed outcomes (Figure </w:t>
      </w:r>
      <w:r w:rsidR="00820D5D">
        <w:t>1-</w:t>
      </w:r>
      <w:r w:rsidRPr="00F27533">
        <w:t xml:space="preserve">1). In a restoration context, this information can </w:t>
      </w:r>
      <w:proofErr w:type="gramStart"/>
      <w:r w:rsidRPr="00F27533">
        <w:t>be used</w:t>
      </w:r>
      <w:proofErr w:type="gramEnd"/>
      <w:r w:rsidRPr="00F27533">
        <w:t xml:space="preserve">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w:t>
      </w:r>
      <w:proofErr w:type="gramStart"/>
      <w:r w:rsidRPr="00F27533">
        <w:t>are generated</w:t>
      </w:r>
      <w:proofErr w:type="gramEnd"/>
      <w:r w:rsidRPr="00F27533">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 xml:space="preserve">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w:t>
      </w:r>
      <w:proofErr w:type="gramStart"/>
      <w:r w:rsidRPr="00F27533">
        <w:t>is collected</w:t>
      </w:r>
      <w:proofErr w:type="gramEnd"/>
      <w:r w:rsidRPr="00F27533">
        <w:t>,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46" w:name="_Toc64018313"/>
      <w:r w:rsidRPr="00F27533">
        <w:t>Terminology</w:t>
      </w:r>
      <w:bookmarkEnd w:id="46"/>
    </w:p>
    <w:p w14:paraId="7AEC225B" w14:textId="77777777" w:rsidR="00F27533" w:rsidRPr="00F27533" w:rsidRDefault="00F27533" w:rsidP="00F27533">
      <w:pPr>
        <w:pStyle w:val="005Third-LevelSubheadingBOLD"/>
        <w:rPr>
          <w:rFonts w:eastAsia="Calibri"/>
        </w:rPr>
      </w:pPr>
      <w:bookmarkStart w:id="47" w:name="_Toc64018314"/>
      <w:r w:rsidRPr="00F27533">
        <w:t xml:space="preserve">“Living </w:t>
      </w:r>
      <w:proofErr w:type="gramStart"/>
      <w:r w:rsidRPr="00F27533">
        <w:t>data</w:t>
      </w:r>
      <w:proofErr w:type="gramEnd"/>
      <w:r w:rsidRPr="00F27533">
        <w:t>”</w:t>
      </w:r>
      <w:bookmarkEnd w:id="47"/>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w:t>
      </w:r>
      <w:proofErr w:type="gramStart"/>
      <w:r w:rsidRPr="00F27533">
        <w:rPr>
          <w:rFonts w:eastAsia="Calibri"/>
        </w:rPr>
        <w:t>small changes</w:t>
      </w:r>
      <w:proofErr w:type="gramEnd"/>
      <w:r w:rsidRPr="00F27533">
        <w:rPr>
          <w:rFonts w:eastAsia="Calibri"/>
        </w:rPr>
        <w:t xml:space="preserve">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w:t>
      </w:r>
      <w:proofErr w:type="gramStart"/>
      <w:r w:rsidRPr="00F27533">
        <w:rPr>
          <w:rFonts w:eastAsia="Calibri"/>
        </w:rPr>
        <w:t>are collected</w:t>
      </w:r>
      <w:proofErr w:type="gramEnd"/>
      <w:r w:rsidRPr="00F27533">
        <w:rPr>
          <w:rFonts w:eastAsia="Calibri"/>
        </w:rPr>
        <w:t xml:space="preserve">. In a restoration context as these data </w:t>
      </w:r>
      <w:proofErr w:type="gramStart"/>
      <w:r w:rsidRPr="00F27533">
        <w:rPr>
          <w:rFonts w:eastAsia="Calibri"/>
        </w:rPr>
        <w:t>are collected</w:t>
      </w:r>
      <w:proofErr w:type="gramEnd"/>
      <w:r w:rsidRPr="00F27533">
        <w:rPr>
          <w:rFonts w:eastAsia="Calibri"/>
        </w:rPr>
        <w:t xml:space="preserve">,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48" w:name="_Toc64018315"/>
      <w:r w:rsidRPr="00F27533">
        <w:rPr>
          <w:rFonts w:eastAsia="Calibri"/>
        </w:rPr>
        <w:t>Adaptive management</w:t>
      </w:r>
      <w:bookmarkEnd w:id="48"/>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w:t>
      </w:r>
      <w:proofErr w:type="gramStart"/>
      <w:r w:rsidRPr="00F27533">
        <w:rPr>
          <w:rFonts w:eastAsia="Calibri"/>
        </w:rPr>
        <w:t>decisions</w:t>
      </w:r>
      <w:proofErr w:type="gramEnd"/>
      <w:r w:rsidRPr="00F27533">
        <w:rPr>
          <w:rFonts w:eastAsia="Calibri"/>
        </w:rPr>
        <w:t xml:space="preserve">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xml:space="preserve">. This process </w:t>
      </w:r>
      <w:proofErr w:type="gramStart"/>
      <w:r w:rsidRPr="00F27533">
        <w:rPr>
          <w:rFonts w:eastAsia="Calibri"/>
        </w:rPr>
        <w:t>is repeated</w:t>
      </w:r>
      <w:proofErr w:type="gramEnd"/>
      <w:r w:rsidRPr="00F27533">
        <w:rPr>
          <w:rFonts w:eastAsia="Calibri"/>
        </w:rPr>
        <w:t xml:space="preserve"> (Figure 1</w:t>
      </w:r>
      <w:r w:rsidR="00620B2D">
        <w:t>-1</w:t>
      </w:r>
      <w:r w:rsidRPr="00F27533">
        <w:rPr>
          <w:rFonts w:eastAsia="Calibri"/>
        </w:rPr>
        <w:t xml:space="preserve">) to improve management actions such as identifying the best restoration approach. Data used must meet quality assurance/quality control (QA/QC) protocols to identify and correct inconsistencies and errors in field or sensor observations before these data </w:t>
      </w:r>
      <w:proofErr w:type="gramStart"/>
      <w:r w:rsidRPr="00F27533">
        <w:rPr>
          <w:rFonts w:eastAsia="Calibri"/>
        </w:rPr>
        <w:t>are used</w:t>
      </w:r>
      <w:proofErr w:type="gramEnd"/>
      <w:r w:rsidRPr="00F27533">
        <w:rPr>
          <w:rFonts w:eastAsia="Calibri"/>
        </w:rPr>
        <w:t xml:space="preserve">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49" w:name="_Toc64018316"/>
      <w:r w:rsidRPr="00F27533">
        <w:rPr>
          <w:rFonts w:eastAsia="Calibri"/>
        </w:rPr>
        <w:t>Version control</w:t>
      </w:r>
      <w:bookmarkEnd w:id="49"/>
    </w:p>
    <w:p w14:paraId="104F283C" w14:textId="0FD7AA0D" w:rsidR="00F27533" w:rsidRPr="00F27533" w:rsidRDefault="00F27533" w:rsidP="00620B2D">
      <w:pPr>
        <w:pStyle w:val="007BodyText-NoIndent"/>
        <w:rPr>
          <w:rFonts w:eastAsia="Calibri"/>
        </w:rPr>
      </w:pPr>
      <w:r w:rsidRPr="00F27533">
        <w:rPr>
          <w:rFonts w:eastAsia="Calibri"/>
        </w:rPr>
        <w:t xml:space="preserve">Version control software is a type of software that helps to manage documents, scripts of computer code, and other developmental information documents that </w:t>
      </w:r>
      <w:proofErr w:type="gramStart"/>
      <w:r w:rsidRPr="00F27533">
        <w:rPr>
          <w:rFonts w:eastAsia="Calibri"/>
        </w:rPr>
        <w:t>are shared</w:t>
      </w:r>
      <w:proofErr w:type="gramEnd"/>
      <w:r w:rsidRPr="00F27533">
        <w:rPr>
          <w:rFonts w:eastAsia="Calibri"/>
        </w:rPr>
        <w:t xml:space="preserve">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w:t>
      </w:r>
      <w:proofErr w:type="gramStart"/>
      <w:r w:rsidRPr="00F27533">
        <w:rPr>
          <w:rFonts w:eastAsia="Calibri"/>
        </w:rPr>
        <w:t>are intended</w:t>
      </w:r>
      <w:proofErr w:type="gramEnd"/>
      <w:r w:rsidRPr="00F27533">
        <w:rPr>
          <w:rFonts w:eastAsia="Calibri"/>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w:t>
      </w:r>
      <w:proofErr w:type="gramStart"/>
      <w:r w:rsidRPr="00F27533">
        <w:rPr>
          <w:rFonts w:eastAsia="Calibri"/>
        </w:rPr>
        <w:t>be undone</w:t>
      </w:r>
      <w:proofErr w:type="gramEnd"/>
      <w:r w:rsidRPr="00F27533">
        <w:rPr>
          <w:rFonts w:eastAsia="Calibri"/>
        </w:rPr>
        <w:t xml:space="preserv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xml:space="preserve">. Version control can </w:t>
      </w:r>
      <w:proofErr w:type="gramStart"/>
      <w:r w:rsidRPr="00F27533">
        <w:rPr>
          <w:rFonts w:eastAsia="Calibri"/>
        </w:rPr>
        <w:t>be incorporated</w:t>
      </w:r>
      <w:proofErr w:type="gramEnd"/>
      <w:r w:rsidRPr="00F27533">
        <w:rPr>
          <w:rFonts w:eastAsia="Calibri"/>
        </w:rPr>
        <w:t xml:space="preserve">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50" w:name="_Toc64018317"/>
      <w:r>
        <w:rPr>
          <w:rFonts w:eastAsia="Calibri"/>
          <w:noProof/>
        </w:rPr>
        <w:t>Data Types</w:t>
      </w:r>
      <w:bookmarkEnd w:id="50"/>
    </w:p>
    <w:p w14:paraId="39288598" w14:textId="18ACD8D2"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w:t>
      </w:r>
      <w:proofErr w:type="gramStart"/>
      <w:r w:rsidRPr="00F27533">
        <w:t>are measured</w:t>
      </w:r>
      <w:proofErr w:type="gramEnd"/>
      <w:r w:rsidRPr="00F27533">
        <w:t xml:space="preserve"> and recorded by the sensor and are output in a standard format than can be interpreted for analyses directly by a computer. A second metric are counts of oysters at locations where restoration has </w:t>
      </w:r>
      <w:proofErr w:type="gramStart"/>
      <w:r w:rsidRPr="00F27533">
        <w:t>been done</w:t>
      </w:r>
      <w:proofErr w:type="gramEnd"/>
      <w:r w:rsidRPr="00F27533">
        <w:t xml:space="preserve"> (restored sites) and sites where restoration has not been done (wild oyster bars). Oyster counts </w:t>
      </w:r>
      <w:proofErr w:type="gramStart"/>
      <w:r w:rsidRPr="00F27533">
        <w:t>are made</w:t>
      </w:r>
      <w:proofErr w:type="gramEnd"/>
      <w:r w:rsidRPr="00F27533">
        <w:t xml:space="preserve"> by people conducting the fieldwork during winter low tide events. These data </w:t>
      </w:r>
      <w:proofErr w:type="gramStart"/>
      <w:r w:rsidRPr="00F27533">
        <w:t>are collected</w:t>
      </w:r>
      <w:proofErr w:type="gramEnd"/>
      <w:r w:rsidRPr="00F27533">
        <w:t xml:space="preserve"> by people and then must be entered into a computer as a standard data form before these data can be analyzed. We created a data management workflow to efficiently process and analyze data from </w:t>
      </w:r>
      <w:proofErr w:type="gramStart"/>
      <w:r w:rsidRPr="00F27533">
        <w:t>both of these</w:t>
      </w:r>
      <w:proofErr w:type="gramEnd"/>
      <w:r w:rsidRPr="00F27533">
        <w:t xml:space="preserve"> data streams. These data streams are then </w:t>
      </w:r>
      <w:proofErr w:type="gramStart"/>
      <w:r w:rsidRPr="00F27533">
        <w:t>consolidated, and</w:t>
      </w:r>
      <w:proofErr w:type="gramEnd"/>
      <w:r w:rsidRPr="00F27533">
        <w:t xml:space="preserve">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w:t>
      </w:r>
      <w:ins w:id="51" w:author="Bill Pine" w:date="2021-02-16T10:48:00Z">
        <w:r w:rsidR="00771F89">
          <w:t>chapter</w:t>
        </w:r>
      </w:ins>
      <w:del w:id="52" w:author="Bill Pine" w:date="2021-02-16T10:48:00Z">
        <w:r w:rsidRPr="00F27533" w:rsidDel="00771F89">
          <w:delText>paper</w:delText>
        </w:r>
      </w:del>
      <w:r w:rsidRPr="00F27533">
        <w:t xml:space="preserve"> documents this workflow and provides an example for use in other restoration and conservation projects.</w:t>
      </w:r>
    </w:p>
    <w:p w14:paraId="6299EC70" w14:textId="79C5F59C" w:rsidR="00F27533" w:rsidRPr="00F27533" w:rsidRDefault="00F27533" w:rsidP="00F27533">
      <w:pPr>
        <w:pStyle w:val="004Second-LevelSubheadingBOLD"/>
        <w:rPr>
          <w:rFonts w:eastAsia="Calibri"/>
        </w:rPr>
      </w:pPr>
      <w:bookmarkStart w:id="53" w:name="_Toc64018318"/>
      <w:r w:rsidRPr="00F27533">
        <w:rPr>
          <w:rFonts w:eastAsia="Calibri"/>
        </w:rPr>
        <w:t xml:space="preserve">The LCR </w:t>
      </w:r>
      <w:r w:rsidR="008B74AA" w:rsidRPr="00F27533">
        <w:rPr>
          <w:rFonts w:eastAsia="Calibri"/>
        </w:rPr>
        <w:t>Project Data Types</w:t>
      </w:r>
      <w:bookmarkEnd w:id="53"/>
    </w:p>
    <w:p w14:paraId="461064D2" w14:textId="2A1AD611" w:rsidR="00F27533" w:rsidRPr="00F27533" w:rsidRDefault="00F27533" w:rsidP="00620B2D">
      <w:pPr>
        <w:pStyle w:val="007BodyText-NoIndent"/>
        <w:rPr>
          <w:rFonts w:eastAsia="Calibri"/>
        </w:rPr>
      </w:pPr>
      <w:bookmarkStart w:id="54" w:name="_Hlk40702202"/>
      <w:r w:rsidRPr="00F27533">
        <w:rPr>
          <w:rFonts w:eastAsia="Calibri"/>
        </w:rPr>
        <w:t xml:space="preserve">The LCR project generates data from autonomous sensors, and human observed counts/measurements.  Several types of data </w:t>
      </w:r>
      <w:proofErr w:type="gramStart"/>
      <w:r w:rsidRPr="00F27533">
        <w:rPr>
          <w:rFonts w:eastAsia="Calibri"/>
        </w:rPr>
        <w:t>are collected</w:t>
      </w:r>
      <w:proofErr w:type="gramEnd"/>
      <w:r w:rsidRPr="00F27533">
        <w:rPr>
          <w:rFonts w:eastAsia="Calibri"/>
        </w:rPr>
        <w:t xml:space="preserve">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55" w:name="_Toc64018319"/>
      <w:r w:rsidRPr="00F27533">
        <w:rPr>
          <w:rFonts w:eastAsia="Calibri"/>
        </w:rPr>
        <w:t>LCR project naming conventions</w:t>
      </w:r>
      <w:bookmarkEnd w:id="55"/>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 xml:space="preserve">A critical component of our data management plan was to create a naming convention standard for every sampling location. Every oyster transect sampling location </w:t>
      </w:r>
      <w:proofErr w:type="gramStart"/>
      <w:r w:rsidRPr="00F27533">
        <w:rPr>
          <w:rFonts w:eastAsia="Calibri"/>
        </w:rPr>
        <w:t>is identified</w:t>
      </w:r>
      <w:proofErr w:type="gramEnd"/>
      <w:r w:rsidRPr="00F27533">
        <w:rPr>
          <w:rFonts w:eastAsia="Calibri"/>
        </w:rPr>
        <w:t xml:space="preserve"> by its location, which we abbreviate (</w:t>
      </w:r>
      <w:r w:rsidR="00C54452" w:rsidRPr="00F27533">
        <w:rPr>
          <w:rFonts w:eastAsia="Calibri"/>
        </w:rPr>
        <w:t>e.g.</w:t>
      </w:r>
      <w:r w:rsidRPr="00F27533">
        <w:rPr>
          <w:rFonts w:eastAsia="Calibri"/>
        </w:rPr>
        <w:t xml:space="preserve">, Lone Cabbage= LC, Horseshoe Beach = HB), and then a number added to the end to identify the location as separate from other sampling locations. Each sampling location </w:t>
      </w:r>
      <w:proofErr w:type="gramStart"/>
      <w:r w:rsidRPr="00F27533">
        <w:rPr>
          <w:rFonts w:eastAsia="Calibri"/>
        </w:rPr>
        <w:t>is then recorded</w:t>
      </w:r>
      <w:proofErr w:type="gramEnd"/>
      <w:r w:rsidRPr="00F27533">
        <w:rPr>
          <w:rFonts w:eastAsia="Calibri"/>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sidRPr="00F27533">
        <w:rPr>
          <w:rFonts w:eastAsia="Calibri"/>
        </w:rPr>
        <w:t>are randomized</w:t>
      </w:r>
      <w:proofErr w:type="gramEnd"/>
      <w:r w:rsidRPr="00F27533">
        <w:rPr>
          <w:rFonts w:eastAsia="Calibri"/>
        </w:rPr>
        <w:t xml:space="preserve"> when selected, it is an integral part of our sampling workflow to establish the naming convention of the sampling location prior to the sampling event.</w:t>
      </w:r>
    </w:p>
    <w:p w14:paraId="52E356C7" w14:textId="19EA0953" w:rsidR="00F27533" w:rsidRPr="00F27533" w:rsidRDefault="00F27533">
      <w:pPr>
        <w:pStyle w:val="007BodyText-NoIndent"/>
        <w:ind w:firstLine="288"/>
        <w:rPr>
          <w:rFonts w:eastAsia="Calibri"/>
        </w:rPr>
        <w:pPrChange w:id="56" w:author="Bill Pine" w:date="2021-02-16T10:48:00Z">
          <w:pPr>
            <w:pStyle w:val="007BodyText-NoIndent"/>
          </w:pPr>
        </w:pPrChange>
      </w:pPr>
      <w:r w:rsidRPr="00F27533">
        <w:rPr>
          <w:rFonts w:eastAsia="Calibri"/>
        </w:rPr>
        <w:t xml:space="preserve">Another aspect of our naming convention standards, which directly relates to data management, are the way we name project files. We use a standard of referencing the date the file </w:t>
      </w:r>
      <w:proofErr w:type="gramStart"/>
      <w:r w:rsidRPr="00F27533">
        <w:rPr>
          <w:rFonts w:eastAsia="Calibri"/>
        </w:rPr>
        <w:t>was created</w:t>
      </w:r>
      <w:proofErr w:type="gramEnd"/>
      <w:r w:rsidRPr="00F27533">
        <w:rPr>
          <w:rFonts w:eastAsia="Calibri"/>
        </w:rPr>
        <w:t xml:space="preserve"> and what the file is so that every project member will be able to decipher the subject matter of the file without having to view its content. For example, our water quality sensor download files are named in a specific format </w:t>
      </w:r>
      <w:proofErr w:type="spellStart"/>
      <w:r w:rsidRPr="00F27533">
        <w:rPr>
          <w:rFonts w:eastAsia="Calibri"/>
        </w:rPr>
        <w:t>YYYYMMDD_sitelocation_</w:t>
      </w:r>
      <w:proofErr w:type="gramStart"/>
      <w:r w:rsidRPr="00F27533">
        <w:rPr>
          <w:rFonts w:eastAsia="Calibri"/>
        </w:rPr>
        <w:t>sensortype.file</w:t>
      </w:r>
      <w:proofErr w:type="spellEnd"/>
      <w:proofErr w:type="gram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57" w:name="_Toc64018320"/>
      <w:bookmarkEnd w:id="54"/>
      <w:r w:rsidRPr="00F27533">
        <w:rPr>
          <w:rFonts w:eastAsia="Calibri"/>
        </w:rPr>
        <w:lastRenderedPageBreak/>
        <w:t>Water quality data from autonomous sensors</w:t>
      </w:r>
      <w:bookmarkEnd w:id="57"/>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w:t>
      </w:r>
      <w:proofErr w:type="gramStart"/>
      <w:r w:rsidRPr="00F27533">
        <w:rPr>
          <w:rFonts w:eastAsia="Calibri"/>
        </w:rPr>
        <w:t>are downloaded</w:t>
      </w:r>
      <w:proofErr w:type="gramEnd"/>
      <w:r w:rsidRPr="00F27533">
        <w:rPr>
          <w:rFonts w:eastAsia="Calibri"/>
        </w:rPr>
        <w:t xml:space="preserve"> from autonomous sensors approximately every two weeks. </w:t>
      </w:r>
      <w:r w:rsidR="00B449FD">
        <w:rPr>
          <w:rFonts w:eastAsia="Calibri"/>
        </w:rPr>
        <w:t>M</w:t>
      </w:r>
      <w:r w:rsidRPr="00F27533">
        <w:rPr>
          <w:rFonts w:eastAsia="Calibri"/>
        </w:rPr>
        <w:t xml:space="preserve">aintenance of these sensors and their protective housing </w:t>
      </w:r>
      <w:proofErr w:type="gramStart"/>
      <w:r w:rsidRPr="00F27533">
        <w:rPr>
          <w:rFonts w:eastAsia="Calibri"/>
        </w:rPr>
        <w:t>are completed</w:t>
      </w:r>
      <w:proofErr w:type="gramEnd"/>
      <w:r w:rsidRPr="00F27533">
        <w:rPr>
          <w:rFonts w:eastAsia="Calibri"/>
        </w:rPr>
        <w:t xml:space="preserve"> to ensure continuous stream of data by reducing data errors due to biofouling or equipment loss. These “living data” have the highest frequency of occurrence (</w:t>
      </w:r>
      <w:proofErr w:type="gramStart"/>
      <w:r w:rsidRPr="00F27533">
        <w:rPr>
          <w:rFonts w:eastAsia="Calibri"/>
        </w:rPr>
        <w:t>most</w:t>
      </w:r>
      <w:proofErr w:type="gramEnd"/>
      <w:r w:rsidRPr="00F27533">
        <w:rPr>
          <w:rFonts w:eastAsia="Calibri"/>
        </w:rPr>
        <w:t xml:space="preserve">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58" w:name="_Toc64018321"/>
      <w:r w:rsidRPr="00F27533">
        <w:rPr>
          <w:rFonts w:eastAsia="Calibri"/>
        </w:rPr>
        <w:t xml:space="preserve">Oyster counts and measurements from field sampling by </w:t>
      </w:r>
      <w:proofErr w:type="gramStart"/>
      <w:r w:rsidRPr="00F27533">
        <w:rPr>
          <w:rFonts w:eastAsia="Calibri"/>
        </w:rPr>
        <w:t>people</w:t>
      </w:r>
      <w:bookmarkEnd w:id="58"/>
      <w:proofErr w:type="gramEnd"/>
    </w:p>
    <w:p w14:paraId="4AEE88FE" w14:textId="1F763ACF" w:rsidR="00F27533" w:rsidRPr="00F27533" w:rsidRDefault="00F27533" w:rsidP="00620B2D">
      <w:pPr>
        <w:pStyle w:val="007BodyText-NoIndent"/>
        <w:rPr>
          <w:rFonts w:eastAsia="Calibri"/>
        </w:rPr>
      </w:pPr>
      <w:r w:rsidRPr="00F27533">
        <w:rPr>
          <w:rFonts w:eastAsia="Calibri"/>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F27533">
        <w:rPr>
          <w:rFonts w:eastAsia="Calibri"/>
        </w:rPr>
        <w:t>are recorded</w:t>
      </w:r>
      <w:proofErr w:type="gramEnd"/>
      <w:r w:rsidRPr="00F27533">
        <w:rPr>
          <w:rFonts w:eastAsia="Calibri"/>
        </w:rPr>
        <w:t xml:space="preserve">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w:t>
      </w:r>
      <w:ins w:id="59" w:author="Bill Pine" w:date="2021-02-16T10:49:00Z">
        <w:r w:rsidR="006F5FE8">
          <w:rPr>
            <w:rFonts w:eastAsia="Calibri"/>
          </w:rPr>
          <w:t>m</w:t>
        </w:r>
      </w:ins>
      <w:del w:id="60" w:author="Bill Pine" w:date="2021-02-16T10:49:00Z">
        <w:r w:rsidRPr="00F27533" w:rsidDel="006F5FE8">
          <w:rPr>
            <w:rFonts w:eastAsia="Calibri"/>
          </w:rPr>
          <w:delText>c</w:delText>
        </w:r>
      </w:del>
      <w:r w:rsidRPr="00F27533">
        <w:rPr>
          <w:rFonts w:eastAsia="Calibri"/>
        </w:rPr>
        <w:t>m the data validation will reject this entry because there is a range of acceptable oyster heights that it will allow</w:t>
      </w:r>
      <w:ins w:id="61" w:author="Bill Pine" w:date="2021-02-16T10:49:00Z">
        <w:r w:rsidR="006F5FE8">
          <w:rPr>
            <w:rFonts w:eastAsia="Calibri"/>
          </w:rPr>
          <w:t xml:space="preserve"> and 1000 mm falls outside this range</w:t>
        </w:r>
      </w:ins>
      <w:r w:rsidRPr="00F27533">
        <w:rPr>
          <w:rFonts w:eastAsia="Calibri"/>
        </w:rPr>
        <w:t xml:space="preserve">. Any mismatch or errors in the dual data entry worksheets will then </w:t>
      </w:r>
      <w:proofErr w:type="gramStart"/>
      <w:r w:rsidRPr="00F27533">
        <w:rPr>
          <w:rFonts w:eastAsia="Calibri"/>
        </w:rPr>
        <w:t>be reconciled</w:t>
      </w:r>
      <w:proofErr w:type="gramEnd"/>
      <w:r w:rsidRPr="00F27533">
        <w:rPr>
          <w:rFonts w:eastAsia="Calibri"/>
        </w:rPr>
        <w:t xml:space="preserve"> by the research coordinator. This double data entry system </w:t>
      </w:r>
      <w:proofErr w:type="gramStart"/>
      <w:r w:rsidRPr="00F27533">
        <w:rPr>
          <w:rFonts w:eastAsia="Calibri"/>
        </w:rPr>
        <w:t>was created</w:t>
      </w:r>
      <w:proofErr w:type="gramEnd"/>
      <w:r w:rsidRPr="00F27533">
        <w:rPr>
          <w:rFonts w:eastAsia="Calibri"/>
        </w:rPr>
        <w:t xml:space="preserve">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62" w:name="_Toc64018322"/>
      <w:r w:rsidRPr="00F27533">
        <w:rPr>
          <w:rFonts w:eastAsia="Calibri"/>
        </w:rPr>
        <w:lastRenderedPageBreak/>
        <w:t>Water quality measured by field-</w:t>
      </w:r>
      <w:proofErr w:type="gramStart"/>
      <w:r w:rsidRPr="00F27533">
        <w:rPr>
          <w:rFonts w:eastAsia="Calibri"/>
        </w:rPr>
        <w:t>crews</w:t>
      </w:r>
      <w:bookmarkEnd w:id="62"/>
      <w:proofErr w:type="gramEnd"/>
    </w:p>
    <w:p w14:paraId="72BDB70D" w14:textId="099FDFCC" w:rsidR="00F27533" w:rsidRPr="00F27533" w:rsidRDefault="00F27533">
      <w:pPr>
        <w:pStyle w:val="007BodyText-NoIndent"/>
        <w:ind w:firstLine="720"/>
        <w:rPr>
          <w:rFonts w:eastAsia="Calibri"/>
        </w:rPr>
        <w:pPrChange w:id="63" w:author="Bill Pine" w:date="2021-02-16T10:53:00Z">
          <w:pPr>
            <w:pStyle w:val="007BodyText-NoIndent"/>
          </w:pPr>
        </w:pPrChange>
      </w:pPr>
      <w:r w:rsidRPr="00F27533">
        <w:rPr>
          <w:rFonts w:eastAsia="Calibri"/>
        </w:rPr>
        <w:t xml:space="preserve">During water quality service trips, we also collect water quality measurements using a hand-held YSI (Yellow Springs Instrument) device to provide a supplemental check on our autonomous sensor observations. These measurements </w:t>
      </w:r>
      <w:proofErr w:type="gramStart"/>
      <w:r w:rsidRPr="00F27533">
        <w:rPr>
          <w:rFonts w:eastAsia="Calibri"/>
        </w:rPr>
        <w:t>are recorded</w:t>
      </w:r>
      <w:proofErr w:type="gramEnd"/>
      <w:r w:rsidRPr="00F27533">
        <w:rPr>
          <w:rFonts w:eastAsia="Calibri"/>
        </w:rPr>
        <w:t xml:space="preserve"> once during the water quality service trip for each site location. These observations are the least intensive data type as their frequency is low, and they </w:t>
      </w:r>
      <w:proofErr w:type="gramStart"/>
      <w:r w:rsidRPr="00F27533">
        <w:rPr>
          <w:rFonts w:eastAsia="Calibri"/>
        </w:rPr>
        <w:t>are manually entered</w:t>
      </w:r>
      <w:proofErr w:type="gramEnd"/>
      <w:r w:rsidRPr="00F27533">
        <w:rPr>
          <w:rFonts w:eastAsia="Calibri"/>
        </w:rPr>
        <w:t xml:space="preserve"> in the MySQL database (Box 3).</w:t>
      </w:r>
    </w:p>
    <w:p w14:paraId="7324550C" w14:textId="521DD464" w:rsidR="00F27533" w:rsidRPr="00F27533" w:rsidRDefault="00F27533">
      <w:pPr>
        <w:pStyle w:val="007BodyText-NoIndent"/>
        <w:ind w:firstLine="792"/>
        <w:rPr>
          <w:rFonts w:eastAsia="Calibri"/>
        </w:rPr>
        <w:pPrChange w:id="64" w:author="Bill Pine" w:date="2021-02-16T10:53:00Z">
          <w:pPr>
            <w:pStyle w:val="007BodyText-NoIndent"/>
          </w:pPr>
        </w:pPrChange>
      </w:pPr>
      <w:r w:rsidRPr="00F27533">
        <w:rPr>
          <w:rFonts w:eastAsia="Calibri"/>
        </w:rPr>
        <w:t xml:space="preserve">While conceptually each of these data types appear to be similar, because of differences in the frequency the data </w:t>
      </w:r>
      <w:proofErr w:type="gramStart"/>
      <w:r w:rsidRPr="00F27533">
        <w:rPr>
          <w:rFonts w:eastAsia="Calibri"/>
        </w:rPr>
        <w:t>are collected</w:t>
      </w:r>
      <w:proofErr w:type="gramEnd"/>
      <w:r w:rsidRPr="00F27533">
        <w:rPr>
          <w:rFonts w:eastAsia="Calibri"/>
        </w:rPr>
        <w:t xml:space="preserve"> and the collection method (with a machine or by hand), each data stream must be managed differently. Addressing the variety of concerns which have </w:t>
      </w:r>
      <w:proofErr w:type="gramStart"/>
      <w:r w:rsidRPr="00F27533">
        <w:rPr>
          <w:rFonts w:eastAsia="Calibri"/>
        </w:rPr>
        <w:t>been discovered</w:t>
      </w:r>
      <w:proofErr w:type="gramEnd"/>
      <w:r w:rsidRPr="00F27533">
        <w:rPr>
          <w:rFonts w:eastAsia="Calibri"/>
        </w:rPr>
        <w:t xml:space="preserve"> through regularly updating these data types may also address many data management challenges which researchers may confront. </w:t>
      </w:r>
    </w:p>
    <w:p w14:paraId="441B6134" w14:textId="14EA3817" w:rsidR="00F27533" w:rsidRPr="00762E6B" w:rsidRDefault="003F6D2E">
      <w:pPr>
        <w:pStyle w:val="003First-LevelSubheadingBOLD"/>
        <w:jc w:val="left"/>
        <w:pPrChange w:id="65" w:author="Bill Pine" w:date="2021-02-16T10:53:00Z">
          <w:pPr>
            <w:pStyle w:val="003First-LevelSubheadingBOLD"/>
          </w:pPr>
        </w:pPrChange>
      </w:pPr>
      <w:bookmarkStart w:id="66" w:name="_Toc64018323"/>
      <w:r w:rsidRPr="00762E6B">
        <w:t xml:space="preserve">Establishing </w:t>
      </w:r>
      <w:r>
        <w:t>a</w:t>
      </w:r>
      <w:r w:rsidRPr="00762E6B">
        <w:t xml:space="preserve"> Modern Data Workflow</w:t>
      </w:r>
      <w:bookmarkEnd w:id="66"/>
    </w:p>
    <w:p w14:paraId="696CCFAB" w14:textId="75072905" w:rsidR="00F27533" w:rsidRPr="00F27533" w:rsidRDefault="00F27533" w:rsidP="00620B2D">
      <w:pPr>
        <w:pStyle w:val="006BodyText"/>
        <w:rPr>
          <w:noProof/>
        </w:rPr>
      </w:pPr>
      <w:r w:rsidRPr="00F27533">
        <w:rPr>
          <w:noProof/>
        </w:rPr>
        <w:t>Data collected in the field are</w:t>
      </w:r>
      <w:ins w:id="67" w:author="Bill Pine" w:date="2021-02-16T10:55:00Z">
        <w:r w:rsidR="006F5FE8">
          <w:rPr>
            <w:noProof/>
          </w:rPr>
          <w:t xml:space="preserve"> transferred and</w:t>
        </w:r>
      </w:ins>
      <w:r w:rsidRPr="00F27533">
        <w:rPr>
          <w:noProof/>
        </w:rPr>
        <w:t xml:space="preserve"> stored in a relational database</w:t>
      </w:r>
      <w:ins w:id="68" w:author="Bill Pine" w:date="2021-02-16T10:55:00Z">
        <w:r w:rsidR="006F5FE8">
          <w:rPr>
            <w:noProof/>
          </w:rPr>
          <w:t xml:space="preserve"> for QA/QC and analyses</w:t>
        </w:r>
      </w:ins>
      <w:r w:rsidRPr="00F27533">
        <w:rPr>
          <w:noProof/>
        </w:rPr>
        <w:t>. Database development efforts</w:t>
      </w:r>
      <w:ins w:id="69" w:author="Bill Pine" w:date="2021-02-16T10:56:00Z">
        <w:r w:rsidR="006F5FE8">
          <w:rPr>
            <w:noProof/>
          </w:rPr>
          <w:t xml:space="preserve"> for this project</w:t>
        </w:r>
      </w:ins>
      <w:r w:rsidRPr="00F27533">
        <w:rPr>
          <w:noProof/>
        </w:rPr>
        <w:t xml:space="preserve">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5"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w:t>
      </w:r>
      <w:r w:rsidRPr="00F27533">
        <w:rPr>
          <w:noProof/>
        </w:rPr>
        <w:lastRenderedPageBreak/>
        <w:t>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7BEBA065" w:rsidR="00F27533" w:rsidRPr="00F27533" w:rsidRDefault="003F6D2E" w:rsidP="00762E6B">
      <w:pPr>
        <w:pStyle w:val="004Second-LevelSubheadingBOLD"/>
        <w:rPr>
          <w:rFonts w:eastAsia="Calibri"/>
          <w:noProof/>
        </w:rPr>
      </w:pPr>
      <w:bookmarkStart w:id="70" w:name="_Toc64018324"/>
      <w:r w:rsidRPr="00F27533">
        <w:rPr>
          <w:rFonts w:eastAsia="Calibri"/>
          <w:noProof/>
        </w:rPr>
        <w:t>Water Quality Workflow</w:t>
      </w:r>
      <w:bookmarkEnd w:id="70"/>
    </w:p>
    <w:p w14:paraId="4034280C" w14:textId="437DE3C4" w:rsidR="00F27533" w:rsidRPr="00F27533" w:rsidRDefault="00F27533">
      <w:pPr>
        <w:pStyle w:val="007BodyText-NoIndent"/>
        <w:ind w:firstLine="720"/>
        <w:rPr>
          <w:rFonts w:eastAsia="Calibri"/>
        </w:rPr>
        <w:pPrChange w:id="71" w:author="Bill Pine" w:date="2021-02-16T11:18:00Z">
          <w:pPr>
            <w:pStyle w:val="007BodyText-NoIndent"/>
          </w:pPr>
        </w:pPrChange>
      </w:pPr>
      <w:r w:rsidRPr="00F27533">
        <w:rPr>
          <w:rFonts w:eastAsia="Calibri"/>
        </w:rPr>
        <w:t xml:space="preserve">Extensive details on the MySQL import process </w:t>
      </w:r>
      <w:proofErr w:type="gramStart"/>
      <w:r w:rsidRPr="00F27533">
        <w:rPr>
          <w:rFonts w:eastAsia="Calibri"/>
        </w:rPr>
        <w:t>are provided</w:t>
      </w:r>
      <w:proofErr w:type="gramEnd"/>
      <w:r w:rsidRPr="00F27533">
        <w:rPr>
          <w:rFonts w:eastAsia="Calibri"/>
        </w:rPr>
        <w:t xml:space="preserve">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w:t>
      </w:r>
      <w:proofErr w:type="gramStart"/>
      <w:r w:rsidR="00C7180C">
        <w:rPr>
          <w:rFonts w:eastAsia="Calibri"/>
        </w:rPr>
        <w:t>step by step</w:t>
      </w:r>
      <w:proofErr w:type="gramEnd"/>
      <w:r w:rsidR="00C7180C">
        <w:rPr>
          <w:rFonts w:eastAsia="Calibri"/>
        </w:rPr>
        <w:t xml:space="preserve">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w:t>
      </w:r>
      <w:proofErr w:type="gramStart"/>
      <w:r w:rsidRPr="00F27533">
        <w:rPr>
          <w:rFonts w:eastAsia="Calibri"/>
        </w:rPr>
        <w:t>are downloaded</w:t>
      </w:r>
      <w:proofErr w:type="gramEnd"/>
      <w:r w:rsidRPr="00F27533">
        <w:rPr>
          <w:rFonts w:eastAsia="Calibri"/>
        </w:rPr>
        <w:t xml:space="preserve"> in the field to a field laptop while simultaneously notes are made on paper datasheets related to field weather conditions and equipment status. Water quality observations using the YSI device </w:t>
      </w:r>
      <w:proofErr w:type="gramStart"/>
      <w:r w:rsidRPr="00F27533">
        <w:rPr>
          <w:rFonts w:eastAsia="Calibri"/>
        </w:rPr>
        <w:t>are also taken</w:t>
      </w:r>
      <w:proofErr w:type="gramEnd"/>
      <w:r w:rsidRPr="00F27533">
        <w:rPr>
          <w:rFonts w:eastAsia="Calibri"/>
        </w:rPr>
        <w:t xml:space="preserve">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w:t>
      </w:r>
      <w:proofErr w:type="gramStart"/>
      <w:r w:rsidRPr="00F27533">
        <w:rPr>
          <w:rFonts w:eastAsia="Calibri"/>
        </w:rPr>
        <w:t>are then uploaded</w:t>
      </w:r>
      <w:proofErr w:type="gramEnd"/>
      <w:r w:rsidRPr="00F27533">
        <w:rPr>
          <w:rFonts w:eastAsia="Calibri"/>
        </w:rPr>
        <w:t xml:space="preserve"> into a secure University of Florida internal server and a trigger starts the Python import process into the MySQL relational database, which permanently stores raw files as an archive. The YSI measurements </w:t>
      </w:r>
      <w:proofErr w:type="gramStart"/>
      <w:r w:rsidRPr="00F27533">
        <w:rPr>
          <w:rFonts w:eastAsia="Calibri"/>
        </w:rPr>
        <w:t>are manually entered</w:t>
      </w:r>
      <w:proofErr w:type="gramEnd"/>
      <w:r w:rsidRPr="00F27533">
        <w:rPr>
          <w:rFonts w:eastAsia="Calibri"/>
        </w:rPr>
        <w:t xml:space="preserve">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w:t>
      </w:r>
      <w:proofErr w:type="gramStart"/>
      <w:r w:rsidRPr="00F27533">
        <w:rPr>
          <w:rFonts w:eastAsia="Calibri"/>
        </w:rPr>
        <w:t>are then stored</w:t>
      </w:r>
      <w:proofErr w:type="gramEnd"/>
      <w:r w:rsidRPr="00F27533">
        <w:rPr>
          <w:rFonts w:eastAsia="Calibri"/>
        </w:rPr>
        <w:t xml:space="preserve"> and updated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w:t>
      </w:r>
      <w:r w:rsidRPr="00F27533">
        <w:rPr>
          <w:rFonts w:eastAsia="Calibri"/>
        </w:rPr>
        <w:lastRenderedPageBreak/>
        <w:t>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72" w:name="_Toc64018325"/>
      <w:r w:rsidRPr="00762E6B">
        <w:rPr>
          <w:rFonts w:eastAsia="Calibri"/>
        </w:rPr>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72"/>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w:t>
      </w:r>
      <w:proofErr w:type="gramStart"/>
      <w:r w:rsidRPr="00257414">
        <w:t>are then updated</w:t>
      </w:r>
      <w:proofErr w:type="gramEnd"/>
      <w:r w:rsidRPr="00257414">
        <w:t xml:space="preserve"> using version control in the project GitHub master data repository (https://github.com/LCRoysterproject). This repository includes an </w:t>
      </w:r>
      <w:proofErr w:type="gramStart"/>
      <w:r w:rsidRPr="00257414">
        <w:t>up to date</w:t>
      </w:r>
      <w:proofErr w:type="gramEnd"/>
      <w:r w:rsidRPr="00257414">
        <w:t xml:space="preserv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w:t>
      </w:r>
      <w:proofErr w:type="gramStart"/>
      <w:r w:rsidRPr="00257414">
        <w:t>has to</w:t>
      </w:r>
      <w:proofErr w:type="gramEnd"/>
      <w:r w:rsidRPr="00257414">
        <w:t xml:space="preserve">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D18FDB9" w:rsidR="00F27533" w:rsidRPr="00F27533" w:rsidRDefault="00F27533" w:rsidP="00F27533">
      <w:pPr>
        <w:pStyle w:val="003First-LevelSubheadingBOLD"/>
        <w:rPr>
          <w:rFonts w:eastAsia="Calibri"/>
        </w:rPr>
      </w:pPr>
      <w:bookmarkStart w:id="73"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73"/>
      <w:r w:rsidRPr="00F27533">
        <w:rPr>
          <w:rFonts w:eastAsia="Calibri"/>
        </w:rPr>
        <w:t xml:space="preserve"> </w:t>
      </w:r>
    </w:p>
    <w:p w14:paraId="76AB01A2" w14:textId="7913D37B" w:rsidR="00F27533" w:rsidRPr="00F27533" w:rsidRDefault="00F27533" w:rsidP="00257414">
      <w:pPr>
        <w:pStyle w:val="006BodyText"/>
      </w:pPr>
      <w:r w:rsidRPr="00F27533">
        <w:t xml:space="preserve">Water quality observations </w:t>
      </w:r>
      <w:proofErr w:type="gramStart"/>
      <w:r w:rsidRPr="00F27533">
        <w:t>are imported</w:t>
      </w:r>
      <w:proofErr w:type="gramEnd"/>
      <w:r w:rsidRPr="00F27533">
        <w:t xml:space="preserve"> into our MySQL relational database through custom Python scripting. The Python import process provides QA/QC procedures such as flagging duplicate water quality observations. If observations </w:t>
      </w:r>
      <w:proofErr w:type="gramStart"/>
      <w:r w:rsidRPr="00F27533">
        <w:t>are flagged</w:t>
      </w:r>
      <w:proofErr w:type="gramEnd"/>
      <w:r w:rsidRPr="00F27533">
        <w:t xml:space="preserve"> through the Python import process a review takes place to find out why the observations are labeled as a duplicate.  All unique observations </w:t>
      </w:r>
      <w:proofErr w:type="gramStart"/>
      <w:r w:rsidRPr="00F27533">
        <w:t>are imported</w:t>
      </w:r>
      <w:proofErr w:type="gramEnd"/>
      <w:r w:rsidRPr="00F27533">
        <w:t xml:space="preserve"> into our MySQL relational database, where they will be additionally reviewed via R programming scripts. The R scripts check for out</w:t>
      </w:r>
      <w:ins w:id="74" w:author="Bill Pine" w:date="2021-02-16T11:00:00Z">
        <w:r w:rsidR="00482147">
          <w:t>-</w:t>
        </w:r>
      </w:ins>
      <w:del w:id="75" w:author="Bill Pine" w:date="2021-02-16T11:00:00Z">
        <w:r w:rsidRPr="00F27533" w:rsidDel="00482147">
          <w:delText xml:space="preserve"> </w:delText>
        </w:r>
      </w:del>
      <w:r w:rsidRPr="00F27533">
        <w:t>of</w:t>
      </w:r>
      <w:ins w:id="76" w:author="Bill Pine" w:date="2021-02-16T11:00:00Z">
        <w:r w:rsidR="00482147">
          <w:t>-</w:t>
        </w:r>
      </w:ins>
      <w:del w:id="77" w:author="Bill Pine" w:date="2021-02-16T11:00:00Z">
        <w:r w:rsidRPr="00F27533" w:rsidDel="00482147">
          <w:delText xml:space="preserve"> </w:delText>
        </w:r>
      </w:del>
      <w:r w:rsidRPr="00F27533">
        <w:t>range measurements and additional scripts remove flatlined</w:t>
      </w:r>
      <w:ins w:id="78" w:author="Bill Pine" w:date="2021-02-16T11:00:00Z">
        <w:r w:rsidR="00482147">
          <w:t xml:space="preserve"> data observations which usually suggest biofouling on the sensor</w:t>
        </w:r>
      </w:ins>
      <w:del w:id="79" w:author="Bill Pine" w:date="2021-02-16T11:00:00Z">
        <w:r w:rsidRPr="00F27533" w:rsidDel="00482147">
          <w:delText xml:space="preserve"> water quality measurements (usually due to ocean fouling)</w:delText>
        </w:r>
      </w:del>
      <w:r w:rsidRPr="00F27533">
        <w:t>. Additionally, water quality visualizations help check for data integrity. The R scripts are not automated, but they do provide a way to provide quick and efficient checks on the data</w:t>
      </w:r>
      <w:ins w:id="80" w:author="Bill Pine" w:date="2021-02-16T11:08:00Z">
        <w:r w:rsidR="001B1BAA">
          <w:t xml:space="preserve"> as they are migrated to the database</w:t>
        </w:r>
      </w:ins>
      <w:r w:rsidRPr="00F27533">
        <w:t>.</w:t>
      </w:r>
    </w:p>
    <w:p w14:paraId="196A9C57" w14:textId="6F60B38F" w:rsidR="00F27533" w:rsidRPr="00F27533" w:rsidRDefault="00F27533" w:rsidP="00CC2EAD">
      <w:pPr>
        <w:pStyle w:val="004Second-LevelSubheadingBOLD"/>
        <w:rPr>
          <w:rFonts w:eastAsia="Calibri"/>
        </w:rPr>
      </w:pPr>
      <w:bookmarkStart w:id="81"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81"/>
      <w:r w:rsidRPr="00F27533">
        <w:rPr>
          <w:rFonts w:eastAsia="Calibri"/>
        </w:rPr>
        <w:t xml:space="preserve"> </w:t>
      </w:r>
    </w:p>
    <w:p w14:paraId="29FC6C14" w14:textId="5206936A" w:rsidR="00F27533" w:rsidRPr="00F27533" w:rsidRDefault="00F27533">
      <w:pPr>
        <w:pStyle w:val="007BodyText-NoIndent"/>
        <w:ind w:firstLine="720"/>
        <w:rPr>
          <w:rFonts w:eastAsia="Calibri"/>
        </w:rPr>
        <w:pPrChange w:id="82" w:author="Bill Pine" w:date="2021-02-16T11:08:00Z">
          <w:pPr>
            <w:pStyle w:val="007BodyText-NoIndent"/>
          </w:pPr>
        </w:pPrChange>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xml:space="preserve">). Several of these entry processes are </w:t>
      </w:r>
      <w:proofErr w:type="gramStart"/>
      <w:r w:rsidRPr="00F27533">
        <w:rPr>
          <w:rFonts w:eastAsia="Calibri"/>
        </w:rPr>
        <w:t>similar to</w:t>
      </w:r>
      <w:proofErr w:type="gramEnd"/>
      <w:r w:rsidRPr="00F27533">
        <w:rPr>
          <w:rFonts w:eastAsia="Calibri"/>
        </w:rPr>
        <w:t xml:space="preserve">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w:t>
      </w:r>
      <w:proofErr w:type="gramStart"/>
      <w:r w:rsidRPr="00F27533">
        <w:rPr>
          <w:rFonts w:eastAsia="Calibri"/>
        </w:rPr>
        <w:t>are recorded</w:t>
      </w:r>
      <w:proofErr w:type="gramEnd"/>
      <w:r w:rsidRPr="00F27533">
        <w:rPr>
          <w:rFonts w:eastAsia="Calibri"/>
        </w:rPr>
        <w:t xml:space="preserve">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lastRenderedPageBreak/>
        <w:t xml:space="preserve">3.A. In the lab data </w:t>
      </w:r>
      <w:proofErr w:type="gramStart"/>
      <w:r w:rsidRPr="00F27533">
        <w:rPr>
          <w:rFonts w:eastAsia="Calibri"/>
        </w:rPr>
        <w:t>are entered</w:t>
      </w:r>
      <w:proofErr w:type="gramEnd"/>
      <w:r w:rsidRPr="00F27533">
        <w:rPr>
          <w:rFonts w:eastAsia="Calibri"/>
        </w:rPr>
        <w:t xml:space="preserve">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t xml:space="preserve">3.B. Standard R scripts </w:t>
      </w:r>
      <w:proofErr w:type="gramStart"/>
      <w:r w:rsidRPr="00F27533">
        <w:rPr>
          <w:rFonts w:eastAsia="Calibri"/>
        </w:rPr>
        <w:t>are used</w:t>
      </w:r>
      <w:proofErr w:type="gramEnd"/>
      <w:r w:rsidRPr="00F27533">
        <w:rPr>
          <w:rFonts w:eastAsia="Calibri"/>
        </w:rPr>
        <w:t xml:space="preserve">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 xml:space="preserve">3.C. Processed data, scripts, and documents </w:t>
      </w:r>
      <w:proofErr w:type="gramStart"/>
      <w:r w:rsidRPr="00F27533">
        <w:rPr>
          <w:rFonts w:eastAsia="Calibri"/>
        </w:rPr>
        <w:t>are then stored</w:t>
      </w:r>
      <w:proofErr w:type="gramEnd"/>
      <w:r w:rsidRPr="00F27533">
        <w:rPr>
          <w:rFonts w:eastAsia="Calibri"/>
        </w:rPr>
        <w:t xml:space="preserve">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83"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83"/>
    </w:p>
    <w:p w14:paraId="2E61E651" w14:textId="79F7C9B4"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w:t>
      </w:r>
      <w:proofErr w:type="gramStart"/>
      <w:r w:rsidRPr="00F27533">
        <w:t>from field observation,</w:t>
      </w:r>
      <w:proofErr w:type="gramEnd"/>
      <w:r w:rsidRPr="00F27533">
        <w:t xml:space="preserve"> to paper, to entry into the computer. </w:t>
      </w:r>
      <w:del w:id="84" w:author="Bill Pine" w:date="2021-02-16T11:25:00Z">
        <w:r w:rsidRPr="00F27533" w:rsidDel="005D1C8F">
          <w:delText>As the</w:delText>
        </w:r>
      </w:del>
      <w:ins w:id="85" w:author="Bill Pine" w:date="2021-02-16T11:25:00Z">
        <w:r w:rsidR="005D1C8F">
          <w:t>Observations of</w:t>
        </w:r>
      </w:ins>
      <w:r w:rsidRPr="00F27533">
        <w:t xml:space="preserve"> oyster counts and measurements from the field transects </w:t>
      </w:r>
      <w:proofErr w:type="gramStart"/>
      <w:r w:rsidRPr="00F27533">
        <w:t>are entered</w:t>
      </w:r>
      <w:proofErr w:type="gramEnd"/>
      <w:r w:rsidRPr="00F27533">
        <w:t xml:space="preserve"> into the data entry form built in Microsoft Excel. Within Excel, data validation checks </w:t>
      </w:r>
      <w:proofErr w:type="gramStart"/>
      <w:r w:rsidRPr="00F27533">
        <w:t>are automatically applied</w:t>
      </w:r>
      <w:proofErr w:type="gramEnd"/>
      <w:r w:rsidRPr="00F27533">
        <w:t xml:space="preserve">. These data validation checks provide initial assessments that every new manually entered observation </w:t>
      </w:r>
      <w:proofErr w:type="gramStart"/>
      <w:r w:rsidRPr="00F27533">
        <w:t>is restricted</w:t>
      </w:r>
      <w:proofErr w:type="gramEnd"/>
      <w:r w:rsidRPr="00F27533">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w:t>
      </w:r>
      <w:proofErr w:type="gramStart"/>
      <w:r w:rsidRPr="00F27533">
        <w:t>be selected</w:t>
      </w:r>
      <w:proofErr w:type="gramEnd"/>
      <w:r w:rsidRPr="00F27533">
        <w:t xml:space="preserve">. For other types of data entered, such as oyster heights, we pre-define a </w:t>
      </w:r>
      <w:r w:rsidRPr="00F27533">
        <w:lastRenderedPageBreak/>
        <w:t xml:space="preserve">minimum and maximum range that </w:t>
      </w:r>
      <w:proofErr w:type="gramStart"/>
      <w:r w:rsidRPr="00F27533">
        <w:t>is expected</w:t>
      </w:r>
      <w:proofErr w:type="gramEnd"/>
      <w:r w:rsidRPr="00F27533">
        <w:t xml:space="preserve"> of any given oyster height such that if a value entered for a height falls outside the accepted range, then, a warning is issued and must be addressed. We also require that two people separately enter oyster 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F27533">
        <w:t>be reconciled</w:t>
      </w:r>
      <w:proofErr w:type="gramEnd"/>
      <w:r w:rsidRPr="00F27533">
        <w:t xml:space="preserve">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36B02992" w:rsidR="00F27533" w:rsidRPr="00F27533" w:rsidRDefault="007D1724" w:rsidP="00CC2EAD">
      <w:pPr>
        <w:pStyle w:val="003First-LevelSubheadingBOLD"/>
        <w:rPr>
          <w:rFonts w:eastAsia="Calibri"/>
        </w:rPr>
      </w:pPr>
      <w:bookmarkStart w:id="86"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86"/>
    </w:p>
    <w:p w14:paraId="727EB73A" w14:textId="5FF4C9F5" w:rsidR="00F27533" w:rsidRPr="00F27533" w:rsidRDefault="00F27533" w:rsidP="00257414">
      <w:pPr>
        <w:pStyle w:val="006BodyText"/>
      </w:pPr>
      <w:r w:rsidRPr="00F27533">
        <w:t xml:space="preserve">Reconciled oyster observations </w:t>
      </w:r>
      <w:proofErr w:type="gramStart"/>
      <w:r w:rsidRPr="00F27533">
        <w:t>are ultimately stored</w:t>
      </w:r>
      <w:proofErr w:type="gramEnd"/>
      <w:r w:rsidRPr="00F27533">
        <w:t xml:space="preserve"> in our master data repository on GitHub and team members are required to follow the same workflow as defined for water quality data to upload this info to GitHub. The workflow ensures that every new type of oyster data updated </w:t>
      </w:r>
      <w:proofErr w:type="gramStart"/>
      <w:r w:rsidRPr="00F27533">
        <w:t>are reviewed</w:t>
      </w:r>
      <w:proofErr w:type="gramEnd"/>
      <w:r w:rsidRPr="00F27533">
        <w:t xml:space="preserve"> prior to merging with the protected `master` branch. It is also important to note that oyster measurements </w:t>
      </w:r>
      <w:proofErr w:type="gramStart"/>
      <w:r w:rsidRPr="00F27533">
        <w:t>are not stored</w:t>
      </w:r>
      <w:proofErr w:type="gramEnd"/>
      <w:r w:rsidRPr="00F27533">
        <w:t xml:space="preserve"> in MySQL since our MySQL relational database was created specifically for water quality observations. Oyster data </w:t>
      </w:r>
      <w:proofErr w:type="gramStart"/>
      <w:r w:rsidRPr="00F27533">
        <w:t>are also stored</w:t>
      </w:r>
      <w:proofErr w:type="gramEnd"/>
      <w:r w:rsidRPr="00F27533">
        <w:t xml:space="preserve">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87" w:name="_Toc64018330"/>
      <w:r w:rsidRPr="00F27533">
        <w:rPr>
          <w:rFonts w:eastAsia="Calibri"/>
        </w:rPr>
        <w:t xml:space="preserve">Regularly Updated Data </w:t>
      </w:r>
      <w:r>
        <w:rPr>
          <w:rFonts w:eastAsia="Calibri"/>
        </w:rPr>
        <w:t>a</w:t>
      </w:r>
      <w:r w:rsidRPr="00F27533">
        <w:rPr>
          <w:rFonts w:eastAsia="Calibri"/>
        </w:rPr>
        <w:t>nd Adaptive Management</w:t>
      </w:r>
      <w:bookmarkEnd w:id="87"/>
    </w:p>
    <w:p w14:paraId="26AC019C" w14:textId="385700CA"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sidRPr="00F27533">
        <w:t>are</w:t>
      </w:r>
      <w:proofErr w:type="gramEnd"/>
      <w:r w:rsidRPr="00F27533">
        <w:t xml:space="preserve"> collected, then these standard </w:t>
      </w:r>
      <w:r w:rsidRPr="00F27533">
        <w:lastRenderedPageBreak/>
        <w:t xml:space="preserve">computer scripts can be run to inform ongoing research efforts. As an example, </w:t>
      </w:r>
      <w:del w:id="88" w:author="Bill Pine" w:date="2021-02-16T11:13:00Z">
        <w:r w:rsidRPr="00F27533" w:rsidDel="00575E50">
          <w:delText xml:space="preserve">we </w:delText>
        </w:r>
      </w:del>
      <w:ins w:id="89" w:author="Bill Pine" w:date="2021-02-16T11:13:00Z">
        <w:r w:rsidR="00575E50">
          <w:t>to inform field</w:t>
        </w:r>
      </w:ins>
      <w:ins w:id="90" w:author="Bill Pine" w:date="2021-02-16T11:25:00Z">
        <w:r w:rsidR="005D1C8F">
          <w:t xml:space="preserve"> sampling we</w:t>
        </w:r>
      </w:ins>
      <w:ins w:id="91" w:author="Bill Pine" w:date="2021-02-16T11:13:00Z">
        <w:r w:rsidR="00575E50" w:rsidRPr="00F27533">
          <w:t xml:space="preserve"> </w:t>
        </w:r>
      </w:ins>
      <w:r w:rsidRPr="00F27533">
        <w:t xml:space="preserve">routinely use a type of power analyses to </w:t>
      </w:r>
      <w:del w:id="92" w:author="Bill Pine" w:date="2021-02-16T11:25:00Z">
        <w:r w:rsidRPr="00F27533" w:rsidDel="005D1C8F">
          <w:delText>guide field sampling</w:delText>
        </w:r>
      </w:del>
      <w:ins w:id="93" w:author="Bill Pine" w:date="2021-02-16T11:25:00Z">
        <w:r w:rsidR="005D1C8F">
          <w:t>inform field</w:t>
        </w:r>
      </w:ins>
      <w:r w:rsidRPr="00F27533">
        <w:t xml:space="preserve"> efforts during winter oyster sampling. Prior to the field sampling season, data from previous years </w:t>
      </w:r>
      <w:proofErr w:type="gramStart"/>
      <w:r w:rsidRPr="00F27533">
        <w:t>are used</w:t>
      </w:r>
      <w:proofErr w:type="gramEnd"/>
      <w:r w:rsidRPr="00F27533">
        <w:t xml:space="preserve"> to develop preliminary sampling guides in terms of location and number of transect samples to take. As field collections begin and new data are collected and </w:t>
      </w:r>
      <w:proofErr w:type="gramStart"/>
      <w:r w:rsidRPr="00F27533">
        <w:t>entered into</w:t>
      </w:r>
      <w:proofErr w:type="gramEnd"/>
      <w:r w:rsidRPr="00F27533">
        <w:t xml:space="preserve">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ins w:id="94" w:author="Bill Pine" w:date="2021-02-16T11:26:00Z">
        <w:r w:rsidR="005D1C8F">
          <w:t xml:space="preserve">  This increases overall project efficiency and maximizes </w:t>
        </w:r>
        <w:proofErr w:type="gramStart"/>
        <w:r w:rsidR="005D1C8F">
          <w:t>learning, but</w:t>
        </w:r>
        <w:proofErr w:type="gramEnd"/>
        <w:r w:rsidR="005D1C8F">
          <w:t xml:space="preserve"> is only possible because of a robust functioning data workflow.</w:t>
        </w:r>
      </w:ins>
    </w:p>
    <w:p w14:paraId="2FC6799E" w14:textId="77777777" w:rsidR="00F27533" w:rsidRPr="00F27533" w:rsidRDefault="00F27533" w:rsidP="00F27533">
      <w:pPr>
        <w:pStyle w:val="003First-LevelSubheadingBOLD"/>
      </w:pPr>
      <w:bookmarkStart w:id="95" w:name="_Toc64018331"/>
      <w:r w:rsidRPr="00F27533">
        <w:t>Discussion</w:t>
      </w:r>
      <w:bookmarkEnd w:id="95"/>
    </w:p>
    <w:p w14:paraId="6C3478DD" w14:textId="68F5C738"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w:t>
      </w:r>
      <w:ins w:id="96" w:author="Bill Pine" w:date="2021-02-16T11:26:00Z">
        <w:r w:rsidR="005D1C8F">
          <w:t>or a research project completed</w:t>
        </w:r>
      </w:ins>
      <w:r w:rsidRPr="00F27533">
        <w:t>.</w:t>
      </w:r>
      <w:ins w:id="97" w:author="Bill Pine" w:date="2021-02-16T11:26:00Z">
        <w:r w:rsidR="005D1C8F">
          <w:t xml:space="preserve"> </w:t>
        </w:r>
      </w:ins>
      <w:r w:rsidRPr="00F27533">
        <w:t>Data and scripts without proper initial data management workflows can lead to an increased effort</w:t>
      </w:r>
      <w:ins w:id="98" w:author="Bill Pine" w:date="2021-02-16T11:27:00Z">
        <w:r w:rsidR="005D1C8F">
          <w:t>, likelihood of mistakes</w:t>
        </w:r>
      </w:ins>
      <w:r w:rsidRPr="00F27533">
        <w:t xml:space="preserve"> and</w:t>
      </w:r>
      <w:ins w:id="99" w:author="Bill Pine" w:date="2021-02-16T11:27:00Z">
        <w:r w:rsidR="005D1C8F">
          <w:t xml:space="preserve"> increased time to</w:t>
        </w:r>
      </w:ins>
      <w:del w:id="100" w:author="Bill Pine" w:date="2021-02-16T11:27:00Z">
        <w:r w:rsidRPr="00F27533" w:rsidDel="005D1C8F">
          <w:delText xml:space="preserve"> time</w:delText>
        </w:r>
      </w:del>
      <w:r w:rsidRPr="00F27533">
        <w:t xml:space="preserve"> </w:t>
      </w:r>
      <w:proofErr w:type="spellStart"/>
      <w:r w:rsidRPr="00F27533">
        <w:t>to</w:t>
      </w:r>
      <w:proofErr w:type="spellEnd"/>
      <w:r w:rsidRPr="00F27533">
        <w:t xml:space="preserve"> properly archive and clean</w:t>
      </w:r>
      <w:ins w:id="101" w:author="Bill Pine" w:date="2021-02-16T11:27:00Z">
        <w:r w:rsidR="005D1C8F">
          <w:t xml:space="preserve"> data following data collection.  While</w:t>
        </w:r>
      </w:ins>
      <w:del w:id="102" w:author="Bill Pine" w:date="2021-02-16T11:27:00Z">
        <w:r w:rsidRPr="00F27533" w:rsidDel="005D1C8F">
          <w:delText>, and though</w:delText>
        </w:r>
      </w:del>
      <w:r w:rsidRPr="00F27533">
        <w:t xml:space="preserve"> it is possible for post-reconciliation</w:t>
      </w:r>
      <w:ins w:id="103" w:author="Bill Pine" w:date="2021-02-16T11:27:00Z">
        <w:r w:rsidR="005D1C8F">
          <w:t xml:space="preserve"> of data collected</w:t>
        </w:r>
      </w:ins>
      <w:r w:rsidRPr="00F27533">
        <w:t xml:space="preserve"> in theory</w:t>
      </w:r>
      <w:ins w:id="104" w:author="Bill Pine" w:date="2021-02-16T11:27:00Z">
        <w:r w:rsidR="005D1C8F">
          <w:t>,</w:t>
        </w:r>
      </w:ins>
      <w:r w:rsidRPr="00F27533">
        <w:t xml:space="preserve"> </w:t>
      </w:r>
      <w:del w:id="105" w:author="Bill Pine" w:date="2021-02-16T11:28:00Z">
        <w:r w:rsidRPr="00F27533" w:rsidDel="005D1C8F">
          <w:delText>it is</w:delText>
        </w:r>
      </w:del>
      <w:proofErr w:type="spellStart"/>
      <w:ins w:id="106" w:author="Bill Pine" w:date="2021-02-16T11:28:00Z">
        <w:r w:rsidR="005D1C8F">
          <w:t>this</w:t>
        </w:r>
      </w:ins>
      <w:del w:id="107" w:author="Bill Pine" w:date="2021-02-16T11:28:00Z">
        <w:r w:rsidRPr="00F27533" w:rsidDel="005D1C8F">
          <w:delText xml:space="preserve"> </w:delText>
        </w:r>
      </w:del>
      <w:r w:rsidRPr="00F27533">
        <w:t>rarely</w:t>
      </w:r>
      <w:proofErr w:type="spellEnd"/>
      <w:r w:rsidRPr="00F27533">
        <w:t xml:space="preserve"> </w:t>
      </w:r>
      <w:ins w:id="108" w:author="Bill Pine" w:date="2021-02-16T11:28:00Z">
        <w:r w:rsidR="005D1C8F">
          <w:t>happens</w:t>
        </w:r>
      </w:ins>
      <w:del w:id="109" w:author="Bill Pine" w:date="2021-02-16T11:28:00Z">
        <w:r w:rsidRPr="00F27533" w:rsidDel="005D1C8F">
          <w:delText>followed</w:delText>
        </w:r>
      </w:del>
      <w:r w:rsidRPr="00F27533">
        <w:t xml:space="preserve">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110" w:name="references"/>
      <w:bookmarkEnd w:id="110"/>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w:t>
      </w:r>
      <w:r w:rsidRPr="00F27533">
        <w:lastRenderedPageBreak/>
        <w:t xml:space="preserve">and versatile software (e.g., R programming, GitHub, MySQL), which encompasses an array of skills needed from a biologist to employ a modern workflow. </w:t>
      </w:r>
    </w:p>
    <w:p w14:paraId="340DA7A7" w14:textId="4BB32A29" w:rsidR="00F27533" w:rsidRPr="00F27533" w:rsidRDefault="00F27533" w:rsidP="00CD4C84">
      <w:pPr>
        <w:pStyle w:val="006BodyText"/>
        <w:rPr>
          <w:noProof/>
        </w:rPr>
      </w:pPr>
      <w:r w:rsidRPr="00F27533">
        <w:rPr>
          <w:noProof/>
        </w:rPr>
        <w:t>Our data management workflow may not work for every ecological project, however many elements discussed in this paper should still be applicable. The</w:t>
      </w:r>
      <w:ins w:id="111" w:author="Bill Pine" w:date="2021-02-16T11:29:00Z">
        <w:r w:rsidR="005D1C8F">
          <w:rPr>
            <w:noProof/>
          </w:rPr>
          <w:t xml:space="preserve"> key</w:t>
        </w:r>
      </w:ins>
      <w:r w:rsidRPr="00F27533">
        <w:rPr>
          <w:noProof/>
        </w:rPr>
        <w:t xml:space="preserve"> concept of creating a data management workflow prior to</w:t>
      </w:r>
      <w:ins w:id="112" w:author="Bill Pine" w:date="2021-02-16T11:29:00Z">
        <w:r w:rsidR="005D1C8F">
          <w:rPr>
            <w:noProof/>
          </w:rPr>
          <w:t xml:space="preserve"> beginning the LCR project is one of the main reasons this workflow has persisted throughout the project, because in developing the workflow this necessitated key elements of the project, such as location of water quality sensors, to be determined</w:t>
        </w:r>
      </w:ins>
      <w:del w:id="113" w:author="Bill Pine" w:date="2021-02-16T11:30:00Z">
        <w:r w:rsidRPr="00F27533" w:rsidDel="005D1C8F">
          <w:rPr>
            <w:noProof/>
          </w:rPr>
          <w:delText xml:space="preserve"> an conservation venture is one of our main talking points</w:delText>
        </w:r>
      </w:del>
      <w:r w:rsidRPr="00F27533">
        <w:rPr>
          <w:noProof/>
        </w:rPr>
        <w:t xml:space="preserve">. </w:t>
      </w:r>
      <w:ins w:id="114" w:author="Bill Pine" w:date="2021-02-16T11:30:00Z">
        <w:r w:rsidR="005D1C8F">
          <w:rPr>
            <w:noProof/>
          </w:rPr>
          <w:t>While initialy the time required to develop the datawork flow was signficiant, and in many ways equal to the time allocated in the early phases of the project to the ecological questions simultaneously being addressed, the time saved through using a datawork flow through having ready access to the data for project planning efforts</w:t>
        </w:r>
      </w:ins>
      <w:ins w:id="115" w:author="Bill Pine" w:date="2021-02-16T11:32:00Z">
        <w:r w:rsidR="005D1C8F">
          <w:rPr>
            <w:noProof/>
          </w:rPr>
          <w:t xml:space="preserve"> and</w:t>
        </w:r>
      </w:ins>
      <w:ins w:id="116" w:author="Bill Pine" w:date="2021-02-16T11:30:00Z">
        <w:r w:rsidR="005D1C8F">
          <w:rPr>
            <w:noProof/>
          </w:rPr>
          <w:t xml:space="preserve"> identifying problems with water quality sensors rapidly</w:t>
        </w:r>
      </w:ins>
      <w:ins w:id="117" w:author="Bill Pine" w:date="2021-02-16T11:32:00Z">
        <w:r w:rsidR="005D1C8F">
          <w:rPr>
            <w:noProof/>
          </w:rPr>
          <w:t xml:space="preserve"> has likely exceeded the initial planning time required for the data workflow.</w:t>
        </w:r>
      </w:ins>
      <w:del w:id="118" w:author="Bill Pine" w:date="2021-02-16T11:32:00Z">
        <w:r w:rsidRPr="00F27533" w:rsidDel="005D1C8F">
          <w:rPr>
            <w:noProof/>
          </w:rPr>
          <w:delText>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w:delText>
        </w:r>
      </w:del>
      <w:r w:rsidRPr="00F27533">
        <w:rPr>
          <w:noProof/>
        </w:rPr>
        <w:t xml:space="preserve"> The principles of securing and validating data should also be considered of high importance for monitoring efforts as well.</w:t>
      </w:r>
    </w:p>
    <w:p w14:paraId="0AE584C4" w14:textId="4C4AB05C" w:rsidR="00F27533" w:rsidRPr="00F27533" w:rsidRDefault="00F27533" w:rsidP="00CD4C84">
      <w:pPr>
        <w:pStyle w:val="006BodyText"/>
        <w:rPr>
          <w:noProof/>
        </w:rPr>
      </w:pPr>
      <w:r w:rsidRPr="00F27533">
        <w:lastRenderedPageBreak/>
        <w:t>There are many advantages to using open-sourced tools (e.g., GitHub, R programming, and MySQL) in a data management workflow. Firs</w:t>
      </w:r>
      <w:del w:id="119" w:author="Bill Pine" w:date="2021-02-16T11:33:00Z">
        <w:r w:rsidRPr="00F27533" w:rsidDel="005D1C8F">
          <w:delText>tly</w:delText>
        </w:r>
      </w:del>
      <w:r w:rsidRPr="00F27533">
        <w:t>, these software are free</w:t>
      </w:r>
      <w:ins w:id="120" w:author="Bill Pine" w:date="2021-02-16T11:33:00Z">
        <w:r w:rsidR="005D1C8F">
          <w:t>, widely available, and have an active support environment of users online</w:t>
        </w:r>
      </w:ins>
      <w:del w:id="121" w:author="Bill Pine" w:date="2021-02-16T11:33:00Z">
        <w:r w:rsidRPr="00F27533" w:rsidDel="005D1C8F">
          <w:delText xml:space="preserve"> and there is continuous support for these applications online</w:delText>
        </w:r>
      </w:del>
      <w:r w:rsidRPr="00F27533">
        <w:t>. Second</w:t>
      </w:r>
      <w:del w:id="122" w:author="Bill Pine" w:date="2021-02-16T11:33:00Z">
        <w:r w:rsidRPr="00F27533" w:rsidDel="005D1C8F">
          <w:delText>ly</w:delText>
        </w:r>
      </w:del>
      <w:r w:rsidRPr="00F27533">
        <w:t>, this workflow</w:t>
      </w:r>
      <w:ins w:id="123" w:author="Bill Pine" w:date="2021-02-16T11:34:00Z">
        <w:r w:rsidR="009B3387">
          <w:t xml:space="preserve"> can be learned by biologists and others interested in using these data after basic instruction in R and data management principles from </w:t>
        </w:r>
      </w:ins>
      <w:del w:id="124" w:author="Bill Pine" w:date="2021-02-16T11:34:00Z">
        <w:r w:rsidRPr="00F27533" w:rsidDel="009B3387">
          <w:delText xml:space="preserve"> can be achieved by few biologists using </w:delText>
        </w:r>
      </w:del>
      <w:r w:rsidRPr="00F27533">
        <w:t>online training programs such as The Carpentries (</w:t>
      </w:r>
      <w:hyperlink r:id="rId16"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7"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8"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xml:space="preserve">. GitHub consistently updates their software features making it a reliable resource for many projects. </w:t>
      </w:r>
    </w:p>
    <w:p w14:paraId="2223178A" w14:textId="50C1B2EB"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w:t>
      </w:r>
      <w:ins w:id="125" w:author="Bill Pine" w:date="2021-02-16T11:40:00Z">
        <w:r w:rsidR="00551015">
          <w:rPr>
            <w:noProof/>
          </w:rPr>
          <w:t xml:space="preserve">  Because these types of workflows are not common in ecological studies, team members likely have no experience with this type of framework. </w:t>
        </w:r>
      </w:ins>
      <w:ins w:id="126" w:author="Bill Pine" w:date="2021-02-16T11:41:00Z">
        <w:r w:rsidR="00551015">
          <w:rPr>
            <w:noProof/>
          </w:rPr>
          <w:t xml:space="preserve">However, team members likely do have experience with topics such as challenges in sharing documents among a team and presenting this workflow as a solution to these types of problems may make the traninig process more acceptable to the team. </w:t>
        </w:r>
      </w:ins>
      <w:r w:rsidRPr="00F27533">
        <w:rPr>
          <w:noProof/>
        </w:rPr>
        <w:t xml:space="preserve"> It is important to communicate effectively with team members to guarantee they are collecting and maintaining data within the workflow procedures. An</w:t>
      </w:r>
      <w:r w:rsidRPr="00F27533">
        <w:rPr>
          <w:color w:val="000000"/>
        </w:rPr>
        <w:t xml:space="preserve">other </w:t>
      </w:r>
      <w:del w:id="127" w:author="Bill Pine" w:date="2021-02-16T11:42:00Z">
        <w:r w:rsidRPr="00F27533" w:rsidDel="00551015">
          <w:rPr>
            <w:color w:val="000000"/>
          </w:rPr>
          <w:delText>disadvantage to our</w:delText>
        </w:r>
      </w:del>
      <w:ins w:id="128" w:author="Bill Pine" w:date="2021-02-16T11:42:00Z">
        <w:r w:rsidR="00551015">
          <w:rPr>
            <w:color w:val="000000"/>
          </w:rPr>
          <w:t>limitation to the</w:t>
        </w:r>
      </w:ins>
      <w:r w:rsidRPr="00F27533">
        <w:rPr>
          <w:color w:val="000000"/>
        </w:rPr>
        <w:t xml:space="preserve"> current workflow</w:t>
      </w:r>
      <w:ins w:id="129" w:author="Bill Pine" w:date="2021-02-16T11:42:00Z">
        <w:r w:rsidR="00551015">
          <w:rPr>
            <w:color w:val="000000"/>
          </w:rPr>
          <w:t xml:space="preserve"> </w:t>
        </w:r>
        <w:r w:rsidR="00551015">
          <w:rPr>
            <w:color w:val="000000"/>
          </w:rPr>
          <w:lastRenderedPageBreak/>
          <w:t>structure</w:t>
        </w:r>
      </w:ins>
      <w:r w:rsidRPr="00F27533">
        <w:rPr>
          <w:color w:val="000000"/>
        </w:rPr>
        <w:t xml:space="preserve"> is that </w:t>
      </w:r>
      <w:ins w:id="130" w:author="Bill Pine" w:date="2021-02-16T12:27:00Z">
        <w:r w:rsidR="00786C1A">
          <w:rPr>
            <w:color w:val="000000"/>
          </w:rPr>
          <w:t xml:space="preserve">the MySQL database </w:t>
        </w:r>
      </w:ins>
      <w:del w:id="131" w:author="Bill Pine" w:date="2021-02-16T12:27:00Z">
        <w:r w:rsidRPr="00F27533" w:rsidDel="00786C1A">
          <w:rPr>
            <w:color w:val="000000"/>
          </w:rPr>
          <w:delText xml:space="preserve">it </w:delText>
        </w:r>
      </w:del>
      <w:r w:rsidRPr="00F27533">
        <w:rPr>
          <w:color w:val="000000"/>
        </w:rPr>
        <w:t xml:space="preserve">can only handle only </w:t>
      </w:r>
      <w:ins w:id="132" w:author="Bill Pine" w:date="2021-02-16T14:13:00Z">
        <w:r w:rsidR="00557570">
          <w:rPr>
            <w:color w:val="000000"/>
          </w:rPr>
          <w:t>numeric and character data and is not able to store maps or other image types.  However, for the application of the LCR project, this is not a constraint.</w:t>
        </w:r>
      </w:ins>
      <w:del w:id="133" w:author="Bill Pine" w:date="2021-02-16T14:13:00Z">
        <w:r w:rsidRPr="00F27533" w:rsidDel="00557570">
          <w:rPr>
            <w:color w:val="000000"/>
          </w:rPr>
          <w:delText>certain types</w:delText>
        </w:r>
      </w:del>
      <w:del w:id="134" w:author="Bill Pine" w:date="2021-02-16T14:14:00Z">
        <w:r w:rsidRPr="00F27533" w:rsidDel="00557570">
          <w:rPr>
            <w:color w:val="000000"/>
          </w:rPr>
          <w:delText xml:space="preserve"> and a limited amount of storage space. Our MySQL database can only store numerical or character information, it cannot store images or completed maps (</w:delText>
        </w:r>
        <w:r w:rsidR="0035317E" w:rsidDel="00557570">
          <w:fldChar w:fldCharType="begin"/>
        </w:r>
        <w:r w:rsidR="0035317E" w:rsidDel="00557570">
          <w:delInstrText xml:space="preserve"> HYPERLINK "https://www.mysqltutorial.org/mysql-data-types.aspx" </w:delInstrText>
        </w:r>
        <w:r w:rsidR="0035317E" w:rsidDel="00557570">
          <w:fldChar w:fldCharType="separate"/>
        </w:r>
        <w:r w:rsidRPr="00F27533" w:rsidDel="00557570">
          <w:rPr>
            <w:color w:val="4472C4"/>
          </w:rPr>
          <w:delText>https://www.mysqltutorial.org/mysql-data-types.aspx</w:delText>
        </w:r>
        <w:r w:rsidR="0035317E" w:rsidDel="00557570">
          <w:rPr>
            <w:color w:val="4472C4"/>
          </w:rPr>
          <w:fldChar w:fldCharType="end"/>
        </w:r>
        <w:r w:rsidRPr="00F27533" w:rsidDel="00557570">
          <w:rPr>
            <w:color w:val="000000"/>
          </w:rPr>
          <w:delText xml:space="preserve"> ).</w:delText>
        </w:r>
      </w:del>
      <w:r w:rsidRPr="00F27533">
        <w:rPr>
          <w:color w:val="000000"/>
        </w:rPr>
        <w:t xml:space="preserve"> </w:t>
      </w:r>
      <w:del w:id="135" w:author="Bill Pine" w:date="2021-02-16T14:14:00Z">
        <w:r w:rsidRPr="00F27533" w:rsidDel="00557570">
          <w:rPr>
            <w:color w:val="000000"/>
          </w:rPr>
          <w:delText xml:space="preserve">The </w:delText>
        </w:r>
      </w:del>
      <w:ins w:id="136" w:author="Bill Pine" w:date="2021-02-16T14:14:00Z">
        <w:r w:rsidR="00557570">
          <w:rPr>
            <w:color w:val="000000"/>
          </w:rPr>
          <w:t>A</w:t>
        </w:r>
        <w:r w:rsidR="00557570" w:rsidRPr="00F27533">
          <w:rPr>
            <w:color w:val="000000"/>
          </w:rPr>
          <w:t xml:space="preserve"> </w:t>
        </w:r>
      </w:ins>
      <w:r w:rsidRPr="00F27533">
        <w:rPr>
          <w:color w:val="000000"/>
        </w:rPr>
        <w:t xml:space="preserve">MySQL database </w:t>
      </w:r>
      <w:ins w:id="137" w:author="Bill Pine" w:date="2021-02-16T14:14:00Z">
        <w:r w:rsidR="00557570">
          <w:rPr>
            <w:color w:val="000000"/>
          </w:rPr>
          <w:t xml:space="preserve">does require SQL programming knowledge such that fundamental changes to the database structure require more advanced programming knowledge.  </w:t>
        </w:r>
      </w:ins>
      <w:ins w:id="138" w:author="Bill Pine" w:date="2021-02-16T14:15:00Z">
        <w:r w:rsidR="00557570">
          <w:rPr>
            <w:color w:val="000000"/>
          </w:rPr>
          <w:t xml:space="preserve">However, as I have shown, interfacing with the MySQL database through a more common language such as R is readily doable as part of a team of applied </w:t>
        </w:r>
        <w:proofErr w:type="spellStart"/>
        <w:r w:rsidR="00557570">
          <w:rPr>
            <w:color w:val="000000"/>
          </w:rPr>
          <w:t>researchers.</w:t>
        </w:r>
      </w:ins>
      <w:del w:id="139" w:author="Bill Pine" w:date="2021-02-16T14:15:00Z">
        <w:r w:rsidRPr="00F27533" w:rsidDel="00557570">
          <w:rPr>
            <w:color w:val="000000"/>
          </w:rPr>
          <w:delText xml:space="preserve">can also be difficult to make fundamental changes to, which we do not want to do at this time, and would require the expertise of </w:delText>
        </w:r>
        <w:r w:rsidRPr="00F27533" w:rsidDel="00557570">
          <w:rPr>
            <w:noProof/>
          </w:rPr>
          <w:delText>ARCS to make any real changes to the functionality of the relational database.</w:delText>
        </w:r>
      </w:del>
      <w:ins w:id="140" w:author="Bill Pine" w:date="2021-02-16T14:15:00Z">
        <w:r w:rsidR="00557570">
          <w:rPr>
            <w:noProof/>
          </w:rPr>
          <w:t>Other</w:t>
        </w:r>
        <w:proofErr w:type="spellEnd"/>
        <w:r w:rsidR="00557570">
          <w:rPr>
            <w:noProof/>
          </w:rPr>
          <w:t xml:space="preserve"> possible limitations to the existing workflow include MySQL file size limitations, which given our current data storage needs would likely not be exceeded for decades of data collection.  </w:t>
        </w:r>
      </w:ins>
      <w:ins w:id="141" w:author="Bill Pine" w:date="2021-02-16T14:16:00Z">
        <w:r w:rsidR="00557570">
          <w:rPr>
            <w:noProof/>
          </w:rPr>
          <w:t>The use of</w:t>
        </w:r>
      </w:ins>
      <w:r w:rsidRPr="00F27533">
        <w:rPr>
          <w:noProof/>
        </w:rPr>
        <w:t xml:space="preserve"> GitHub </w:t>
      </w:r>
      <w:ins w:id="142" w:author="Bill Pine" w:date="2021-02-16T14:16:00Z">
        <w:r w:rsidR="00557570">
          <w:rPr>
            <w:noProof/>
          </w:rPr>
          <w:t xml:space="preserve">respositories could in theory </w:t>
        </w:r>
      </w:ins>
      <w:del w:id="143" w:author="Bill Pine" w:date="2021-02-16T14:16:00Z">
        <w:r w:rsidRPr="00F27533" w:rsidDel="00557570">
          <w:rPr>
            <w:noProof/>
          </w:rPr>
          <w:delText>has a repository</w:delText>
        </w:r>
      </w:del>
      <w:ins w:id="144" w:author="Bill Pine" w:date="2021-02-16T14:16:00Z">
        <w:r w:rsidR="00557570">
          <w:rPr>
            <w:noProof/>
          </w:rPr>
          <w:t>have</w:t>
        </w:r>
      </w:ins>
      <w:r w:rsidRPr="00F27533">
        <w:rPr>
          <w:noProof/>
        </w:rPr>
        <w:t xml:space="preserve"> limit</w:t>
      </w:r>
      <w:ins w:id="145" w:author="Bill Pine" w:date="2021-02-16T14:16:00Z">
        <w:r w:rsidR="00557570">
          <w:rPr>
            <w:noProof/>
          </w:rPr>
          <w:t>s</w:t>
        </w:r>
      </w:ins>
      <w:r w:rsidRPr="00F27533">
        <w:rPr>
          <w:noProof/>
        </w:rPr>
        <w:t xml:space="preserve"> of 1 GB and up to 100 MB for an individual file (</w:t>
      </w:r>
      <w:hyperlink r:id="rId19"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122FB00E" w:rsidR="00F27533" w:rsidRPr="00F27533" w:rsidRDefault="00F27533" w:rsidP="00CD4C84">
      <w:pPr>
        <w:pStyle w:val="006BodyText"/>
        <w:rPr>
          <w:noProof/>
        </w:rPr>
      </w:pPr>
      <w:r w:rsidRPr="00F27533">
        <w:rPr>
          <w:noProof/>
        </w:rPr>
        <w:t xml:space="preserve">Adaptive management is described as a process which continually improves </w:t>
      </w:r>
      <w:ins w:id="146" w:author="Bill Pine" w:date="2021-02-17T09:24:00Z">
        <w:r w:rsidR="001044F9">
          <w:rPr>
            <w:noProof/>
          </w:rPr>
          <w:t xml:space="preserve">management </w:t>
        </w:r>
      </w:ins>
      <w:r w:rsidRPr="00F27533">
        <w:rPr>
          <w:noProof/>
        </w:rPr>
        <w:t xml:space="preserve">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w:t>
      </w:r>
      <w:ins w:id="147" w:author="Bill Pine" w:date="2021-02-17T09:24:00Z">
        <w:r w:rsidR="001044F9">
          <w:rPr>
            <w:noProof/>
          </w:rPr>
          <w:t xml:space="preserve">With increasing types of data available to inform decisions related to management, the use of data workflow structures to explicitly improve the  adaptive management life cycle and </w:t>
        </w:r>
        <w:r w:rsidR="001044F9">
          <w:rPr>
            <w:noProof/>
          </w:rPr>
          <w:lastRenderedPageBreak/>
          <w:t xml:space="preserve">improve decision making is clear.  </w:t>
        </w:r>
      </w:ins>
      <w:ins w:id="148" w:author="Bill Pine" w:date="2021-02-17T09:25:00Z">
        <w:r w:rsidR="001044F9">
          <w:rPr>
            <w:noProof/>
          </w:rPr>
          <w:t>However, adaptive management programs continue to not be widely implemented in practice (Walters 2006</w:t>
        </w:r>
      </w:ins>
      <w:del w:id="149" w:author="Bill Pine" w:date="2021-02-17T09:25:00Z">
        <w:r w:rsidRPr="00F27533" w:rsidDel="001044F9">
          <w:rPr>
            <w:noProof/>
          </w:rPr>
          <w:delText xml:space="preserve">Due to the recent advancements of technology, one would assume that adaptive management should be widely employed among ecological programs, however adaptive management is infrequently implemented </w:delText>
        </w:r>
      </w:del>
      <w:customXmlDelRangeStart w:id="150" w:author="Bill Pine" w:date="2021-02-17T09:25:00Z"/>
      <w:sdt>
        <w:sdtPr>
          <w:rPr>
            <w:noProof/>
            <w:color w:val="000000"/>
          </w:rPr>
          <w:tag w:val="MENDELEY_CITATION_de663b7a-96cd-467e-b311-df75d67c9427"/>
          <w:id w:val="-2128613076"/>
          <w:placeholder>
            <w:docPart w:val="87954852F1894A36AB82A92A575C016B"/>
          </w:placeholder>
        </w:sdtPr>
        <w:sdtContent>
          <w:customXmlDelRangeEnd w:id="150"/>
          <w:del w:id="151" w:author="Bill Pine" w:date="2021-02-17T09:25:00Z">
            <w:r w:rsidRPr="00F27533" w:rsidDel="001044F9">
              <w:rPr>
                <w:noProof/>
                <w:color w:val="000000"/>
              </w:rPr>
              <w:delText>(</w:delText>
            </w:r>
          </w:del>
          <w:r w:rsidRPr="00F27533">
            <w:rPr>
              <w:noProof/>
              <w:color w:val="000000"/>
            </w:rPr>
            <w:t>Weimer et al., 2007.)</w:t>
          </w:r>
          <w:customXmlDelRangeStart w:id="152" w:author="Bill Pine" w:date="2021-02-17T09:25:00Z"/>
        </w:sdtContent>
      </w:sdt>
      <w:customXmlDelRangeEnd w:id="152"/>
      <w:r w:rsidRPr="00F27533">
        <w:rPr>
          <w:noProof/>
        </w:rPr>
        <w:t>.</w:t>
      </w:r>
      <w:ins w:id="153" w:author="Bill Pine" w:date="2021-02-17T09:25:00Z">
        <w:r w:rsidR="001044F9">
          <w:rPr>
            <w:noProof/>
          </w:rPr>
          <w:t xml:space="preserve">  </w:t>
        </w:r>
      </w:ins>
      <w:ins w:id="154" w:author="Bill Pine" w:date="2021-02-17T09:26:00Z">
        <w:r w:rsidR="001044F9">
          <w:rPr>
            <w:noProof/>
          </w:rPr>
          <w:t>Funding programs such as GEBF and others from the consolidated Deepwater Horizon oil spill settlements explicitly call for adaptive management programs to be used to improve restoration decision making.  This chapter has demonstrated how the data workflow can be incorporated into this type of program</w:t>
        </w:r>
      </w:ins>
      <w:ins w:id="155" w:author="Bill Pine" w:date="2021-02-17T09:27:00Z">
        <w:r w:rsidR="001044F9">
          <w:rPr>
            <w:noProof/>
          </w:rPr>
          <w:t xml:space="preserve"> under an adaptive management umbrella</w:t>
        </w:r>
      </w:ins>
      <w:ins w:id="156" w:author="Bill Pine" w:date="2021-02-17T09:26:00Z">
        <w:r w:rsidR="001044F9">
          <w:rPr>
            <w:noProof/>
          </w:rPr>
          <w:t>.</w:t>
        </w:r>
      </w:ins>
      <w:r w:rsidRPr="00F27533">
        <w:rPr>
          <w:noProof/>
        </w:rPr>
        <w:t xml:space="preserve"> </w:t>
      </w:r>
      <w:del w:id="157" w:author="Bill Pine" w:date="2021-02-17T09:27:00Z">
        <w:r w:rsidRPr="00F27533" w:rsidDel="001044F9">
          <w:rPr>
            <w:noProof/>
          </w:rPr>
          <w:delText>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manage these data, and these data will ultimately provide a feed-back loop for adaptive management.</w:delText>
        </w:r>
      </w:del>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158" w:name="_Toc63416080"/>
      <w:bookmarkStart w:id="159" w:name="_Toc64018169"/>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8"/>
      <w:bookmarkEnd w:id="159"/>
    </w:p>
    <w:p w14:paraId="7DC38F5C" w14:textId="48AF3E43" w:rsidR="006E4A6F" w:rsidRPr="00637B19" w:rsidRDefault="00637B19" w:rsidP="00637B19">
      <w:pPr>
        <w:pStyle w:val="014FigureCaption"/>
        <w:rPr>
          <w:rFonts w:eastAsia="Calibri"/>
        </w:rPr>
      </w:pPr>
      <w:bookmarkStart w:id="160" w:name="_Toc64018171"/>
      <w:r>
        <w:t xml:space="preserve">Figure 1-1.  </w:t>
      </w:r>
      <w:r w:rsidR="006E4A6F" w:rsidRPr="00637B19">
        <w:rPr>
          <w:rFonts w:eastAsia="Calibri"/>
        </w:rPr>
        <w:t>The adaptive management process for ecological restoration projects.</w:t>
      </w:r>
      <w:bookmarkEnd w:id="160"/>
      <w:r w:rsidR="006E4A6F" w:rsidRPr="00637B19">
        <w:rPr>
          <w:rFonts w:eastAsia="Calibri"/>
        </w:rPr>
        <w:t xml:space="preserve"> </w:t>
      </w:r>
      <w:ins w:id="161" w:author="Bill Pine" w:date="2021-02-17T10:29:00Z">
        <w:r w:rsidR="00CF6423">
          <w:rPr>
            <w:rFonts w:eastAsia="Calibri"/>
          </w:rPr>
          <w:t xml:space="preserve"> A reliable </w:t>
        </w:r>
        <w:proofErr w:type="spellStart"/>
        <w:r w:rsidR="00CF6423">
          <w:rPr>
            <w:rFonts w:eastAsia="Calibri"/>
          </w:rPr>
          <w:t>dataworkflow</w:t>
        </w:r>
        <w:proofErr w:type="spellEnd"/>
        <w:r w:rsidR="00CF6423">
          <w:rPr>
            <w:rFonts w:eastAsia="Calibri"/>
          </w:rPr>
          <w:t xml:space="preserve"> contributes at each phase of the adaptive management process from planning to </w:t>
        </w:r>
        <w:commentRangeStart w:id="162"/>
        <w:r w:rsidR="00CF6423">
          <w:rPr>
            <w:rFonts w:eastAsia="Calibri"/>
          </w:rPr>
          <w:t>implementation</w:t>
        </w:r>
      </w:ins>
      <w:commentRangeEnd w:id="162"/>
      <w:ins w:id="163" w:author="Bill Pine" w:date="2021-02-17T10:30:00Z">
        <w:r w:rsidR="00CF6423">
          <w:rPr>
            <w:rStyle w:val="CommentReference"/>
          </w:rPr>
          <w:commentReference w:id="162"/>
        </w:r>
      </w:ins>
      <w:ins w:id="164" w:author="Bill Pine" w:date="2021-02-17T10:29:00Z">
        <w:r w:rsidR="00CF6423">
          <w:rPr>
            <w:rFonts w:eastAsia="Calibri"/>
          </w:rPr>
          <w:t>.</w:t>
        </w:r>
      </w:ins>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165" w:name="_Toc64018172"/>
      <w:r>
        <w:lastRenderedPageBreak/>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165"/>
    </w:p>
    <w:p w14:paraId="65DD8851" w14:textId="3945E612" w:rsidR="00293FEA" w:rsidRDefault="007F2A7C" w:rsidP="00293FEA">
      <w:pPr>
        <w:pStyle w:val="014FigureCaption"/>
      </w:pPr>
      <w:bookmarkStart w:id="166" w:name="_Toc63171853"/>
      <w:bookmarkStart w:id="167" w:name="_Toc63347561"/>
      <w:bookmarkStart w:id="168" w:name="_Toc63347609"/>
      <w:bookmarkStart w:id="169" w:name="_Toc63416083"/>
      <w:bookmarkStart w:id="170" w:name="_Toc64018173"/>
      <w:r>
        <w:rPr>
          <w:noProof/>
        </w:rPr>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6"/>
      <w:bookmarkEnd w:id="167"/>
      <w:bookmarkEnd w:id="168"/>
      <w:bookmarkEnd w:id="169"/>
      <w:bookmarkEnd w:id="170"/>
    </w:p>
    <w:p w14:paraId="5546E7EE" w14:textId="253F0C4F" w:rsidR="002F1441" w:rsidRPr="00637B19" w:rsidRDefault="00293FEA" w:rsidP="00637B19">
      <w:pPr>
        <w:pStyle w:val="014FigureCaption"/>
      </w:pPr>
      <w:bookmarkStart w:id="171" w:name="_Toc64018174"/>
      <w:r w:rsidRPr="00637B19">
        <w:t xml:space="preserve">Figure 1-3.  </w:t>
      </w:r>
      <w:r w:rsidR="007F2A7C" w:rsidRPr="007F2A7C">
        <w:rPr>
          <w:rFonts w:eastAsia="Calibri"/>
        </w:rPr>
        <w:t xml:space="preserve">Water quality location map. A) Map of Florida identifying </w:t>
      </w:r>
      <w:del w:id="172" w:author="Bill Pine" w:date="2021-02-17T10:31:00Z">
        <w:r w:rsidR="007F2A7C" w:rsidRPr="007F2A7C" w:rsidDel="00CF6423">
          <w:rPr>
            <w:rFonts w:eastAsia="Calibri"/>
          </w:rPr>
          <w:delText xml:space="preserve">general </w:delText>
        </w:r>
      </w:del>
      <w:r w:rsidR="007F2A7C" w:rsidRPr="007F2A7C">
        <w:rPr>
          <w:rFonts w:eastAsia="Calibri"/>
        </w:rPr>
        <w:t xml:space="preserve">Lone Cabbage </w:t>
      </w:r>
      <w:commentRangeStart w:id="173"/>
      <w:r w:rsidR="007F2A7C" w:rsidRPr="007F2A7C">
        <w:rPr>
          <w:rFonts w:eastAsia="Calibri"/>
        </w:rPr>
        <w:t>Reef</w:t>
      </w:r>
      <w:commentRangeEnd w:id="173"/>
      <w:r w:rsidR="00CF6423">
        <w:rPr>
          <w:rStyle w:val="CommentReference"/>
        </w:rPr>
        <w:commentReference w:id="173"/>
      </w:r>
      <w:r w:rsidR="007F2A7C" w:rsidRPr="007F2A7C">
        <w:rPr>
          <w:rFonts w:eastAsia="Calibri"/>
        </w:rPr>
        <w:t xml:space="preserve">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Cedar Key, F</w:t>
      </w:r>
      <w:ins w:id="174" w:author="Bill Pine" w:date="2021-02-17T10:31:00Z">
        <w:r w:rsidR="00CF6423">
          <w:rPr>
            <w:rFonts w:eastAsia="Calibri"/>
          </w:rPr>
          <w:t>L</w:t>
        </w:r>
      </w:ins>
      <w:del w:id="175" w:author="Bill Pine" w:date="2021-02-17T10:31:00Z">
        <w:r w:rsidR="007F2A7C" w:rsidRPr="007F2A7C" w:rsidDel="00CF6423">
          <w:rPr>
            <w:rFonts w:eastAsia="Calibri"/>
          </w:rPr>
          <w:delText>l</w:delText>
        </w:r>
      </w:del>
      <w:r w:rsidR="007F2A7C" w:rsidRPr="007F2A7C">
        <w:rPr>
          <w:rFonts w:eastAsia="Calibri"/>
        </w:rPr>
        <w:t xml:space="preserve">; </w:t>
      </w:r>
      <w:r w:rsidR="007F2A7C">
        <w:rPr>
          <w:rFonts w:eastAsia="Calibri"/>
        </w:rPr>
        <w:t>C</w:t>
      </w:r>
      <w:r w:rsidR="007F2A7C" w:rsidRPr="007F2A7C">
        <w:rPr>
          <w:rFonts w:eastAsia="Calibri"/>
        </w:rPr>
        <w:t xml:space="preserve">) Lone </w:t>
      </w:r>
      <w:r w:rsidR="007F2A7C" w:rsidRPr="007F2A7C">
        <w:rPr>
          <w:rFonts w:eastAsia="Calibri"/>
        </w:rPr>
        <w:lastRenderedPageBreak/>
        <w:t xml:space="preserve">Cabbage Reef with water quality sites identifies (black circles). The oyster shapefile used in this map is a from a </w:t>
      </w:r>
      <w:commentRangeStart w:id="176"/>
      <w:r w:rsidR="007F2A7C" w:rsidRPr="007F2A7C">
        <w:rPr>
          <w:rFonts w:eastAsia="Calibri"/>
        </w:rPr>
        <w:t>University</w:t>
      </w:r>
      <w:commentRangeEnd w:id="176"/>
      <w:r w:rsidR="00CF6423">
        <w:rPr>
          <w:rStyle w:val="CommentReference"/>
        </w:rPr>
        <w:commentReference w:id="176"/>
      </w:r>
      <w:r w:rsidR="007F2A7C" w:rsidRPr="007F2A7C">
        <w:rPr>
          <w:rFonts w:eastAsia="Calibri"/>
        </w:rPr>
        <w:t xml:space="preserve"> of Florida sampling effort in 2001.</w:t>
      </w:r>
      <w:bookmarkEnd w:id="171"/>
    </w:p>
    <w:p w14:paraId="617FA55E" w14:textId="32089844" w:rsidR="00C7180C" w:rsidRDefault="00C7180C" w:rsidP="00C7180C">
      <w:r w:rsidRPr="00F27533">
        <w:rPr>
          <w:rFonts w:eastAsia="Calibri"/>
          <w:noProof/>
        </w:rPr>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3FB76F8D" w:rsidR="005A386B" w:rsidRDefault="00C7180C" w:rsidP="005A386B">
      <w:pPr>
        <w:pStyle w:val="014FigureCaption"/>
      </w:pPr>
      <w:bookmarkStart w:id="177" w:name="_Toc64018175"/>
      <w:r w:rsidRPr="00637B19">
        <w:t xml:space="preserve">Figure 1-4.  </w:t>
      </w:r>
      <w:ins w:id="178" w:author="Bill Pine" w:date="2021-02-17T10:32:00Z">
        <w:r w:rsidR="00CF6423">
          <w:t xml:space="preserve">Schematic describing the </w:t>
        </w:r>
      </w:ins>
      <w:del w:id="179" w:author="Bill Pine" w:date="2021-02-17T10:32:00Z">
        <w:r w:rsidRPr="00637B19" w:rsidDel="00CF6423">
          <w:rPr>
            <w:rFonts w:eastAsia="Calibri"/>
          </w:rPr>
          <w:delText xml:space="preserve">Data </w:delText>
        </w:r>
      </w:del>
      <w:ins w:id="180" w:author="Bill Pine" w:date="2021-02-17T10:32:00Z">
        <w:r w:rsidR="00CF6423">
          <w:rPr>
            <w:rFonts w:eastAsia="Calibri"/>
          </w:rPr>
          <w:t>d</w:t>
        </w:r>
        <w:r w:rsidR="00CF6423" w:rsidRPr="00637B19">
          <w:rPr>
            <w:rFonts w:eastAsia="Calibri"/>
          </w:rPr>
          <w:t xml:space="preserve">ata </w:t>
        </w:r>
      </w:ins>
      <w:r w:rsidRPr="00637B19">
        <w:rPr>
          <w:rFonts w:eastAsia="Calibri"/>
        </w:rPr>
        <w:t>workflow</w:t>
      </w:r>
      <w:ins w:id="181" w:author="Bill Pine" w:date="2021-02-17T10:32:00Z">
        <w:r w:rsidR="00CF6423">
          <w:rPr>
            <w:rFonts w:eastAsia="Calibri"/>
          </w:rPr>
          <w:t xml:space="preserve"> for the Lone Cabbage </w:t>
        </w:r>
      </w:ins>
      <w:ins w:id="182" w:author="Bill Pine" w:date="2021-02-17T10:33:00Z">
        <w:r w:rsidR="00CF6423">
          <w:rPr>
            <w:rFonts w:eastAsia="Calibri"/>
          </w:rPr>
          <w:t>Reef water quality observation network.</w:t>
        </w:r>
      </w:ins>
      <w:r w:rsidRPr="00637B19">
        <w:rPr>
          <w:rFonts w:eastAsia="Calibri"/>
        </w:rPr>
        <w:t xml:space="preserve"> </w:t>
      </w:r>
      <w:del w:id="183" w:author="Bill Pine" w:date="2021-02-17T10:33:00Z">
        <w:r w:rsidRPr="00637B19" w:rsidDel="00CF6423">
          <w:rPr>
            <w:rFonts w:eastAsia="Calibri"/>
          </w:rPr>
          <w:delText>for water quality observations.</w:delText>
        </w:r>
        <w:bookmarkEnd w:id="177"/>
        <w:r w:rsidR="005A386B" w:rsidRPr="005A386B" w:rsidDel="00CF6423">
          <w:delText xml:space="preserve"> </w:delText>
        </w:r>
      </w:del>
    </w:p>
    <w:p w14:paraId="2A0C104A" w14:textId="63A715AA" w:rsidR="005A386B" w:rsidRPr="00F40F0F" w:rsidRDefault="005A386B" w:rsidP="00F40F0F">
      <w:pPr>
        <w:pStyle w:val="014FigureCaption"/>
      </w:pPr>
      <w:r>
        <w:br w:type="page"/>
      </w:r>
    </w:p>
    <w:p w14:paraId="2B65962B" w14:textId="6FEDDE99" w:rsidR="00C7180C" w:rsidRDefault="005A386B" w:rsidP="00637B19">
      <w:pPr>
        <w:pStyle w:val="014FigureCaption"/>
        <w:rPr>
          <w:rFonts w:eastAsia="Calibri"/>
        </w:rPr>
      </w:pPr>
      <w:bookmarkStart w:id="184" w:name="_Toc64018176"/>
      <w:r w:rsidRPr="00637B19">
        <w:rPr>
          <w:rFonts w:eastAsia="Calibri"/>
        </w:rPr>
        <w:lastRenderedPageBreak/>
        <w:t>Figure 1-5</w:t>
      </w:r>
      <w:r>
        <w:rPr>
          <w:rFonts w:eastAsia="Calibri"/>
        </w:rPr>
        <w:t>.</w:t>
      </w:r>
      <w:r w:rsidRPr="00637B19">
        <w:rPr>
          <w:rFonts w:eastAsia="Calibri"/>
        </w:rPr>
        <w:t xml:space="preserve">  Diagram of how the tables in </w:t>
      </w:r>
      <w:ins w:id="185" w:author="Bill Pine" w:date="2021-02-17T10:33:00Z">
        <w:r w:rsidR="00CF6423">
          <w:rPr>
            <w:rFonts w:eastAsia="Calibri"/>
          </w:rPr>
          <w:t xml:space="preserve">the Lone Cabbage Reef </w:t>
        </w:r>
      </w:ins>
      <w:del w:id="186" w:author="Bill Pine" w:date="2021-02-17T10:33:00Z">
        <w:r w:rsidRPr="00637B19" w:rsidDel="00CF6423">
          <w:rPr>
            <w:rFonts w:eastAsia="Calibri"/>
          </w:rPr>
          <w:delText xml:space="preserve">our </w:delText>
        </w:r>
      </w:del>
      <w:r w:rsidRPr="00637B19">
        <w:rPr>
          <w:rFonts w:eastAsia="Calibri"/>
        </w:rPr>
        <w:t xml:space="preserve">MySQL relational database </w:t>
      </w:r>
      <w:proofErr w:type="gramStart"/>
      <w:r w:rsidRPr="00637B19">
        <w:rPr>
          <w:rFonts w:eastAsia="Calibri"/>
        </w:rPr>
        <w:t>are connected</w:t>
      </w:r>
      <w:proofErr w:type="gramEnd"/>
      <w:r w:rsidRPr="00637B19">
        <w:rPr>
          <w:rFonts w:eastAsia="Calibri"/>
        </w:rPr>
        <w:t xml:space="preserve"> by a sensor’s location (lcroyster_location) and serial number (lcroyster_sensor). More information on the description of the tables and the data they archive can </w:t>
      </w:r>
      <w:proofErr w:type="gramStart"/>
      <w:r w:rsidRPr="00637B19">
        <w:rPr>
          <w:rFonts w:eastAsia="Calibri"/>
        </w:rPr>
        <w:t>be found</w:t>
      </w:r>
      <w:proofErr w:type="gramEnd"/>
      <w:r>
        <w:rPr>
          <w:rFonts w:eastAsia="Calibri"/>
        </w:rPr>
        <w:t xml:space="preserve"> at Moreno et al., 2020, </w:t>
      </w:r>
      <w:r w:rsidRPr="007941F4">
        <w:rPr>
          <w:rFonts w:eastAsia="Calibri"/>
        </w:rPr>
        <w:t>MYSQL workflow for the LCR Oyster Project</w:t>
      </w:r>
      <w:r w:rsidRPr="00637B19">
        <w:rPr>
          <w:rFonts w:eastAsia="Calibri"/>
          <w:noProof/>
        </w:rPr>
        <w:drawing>
          <wp:anchor distT="0" distB="0" distL="114300" distR="114300" simplePos="0" relativeHeight="251673088" behindDoc="0" locked="0" layoutInCell="1" allowOverlap="1" wp14:anchorId="6F260DAF" wp14:editId="363CD0F2">
            <wp:simplePos x="0" y="0"/>
            <wp:positionH relativeFrom="margin">
              <wp:align>right</wp:align>
            </wp:positionH>
            <wp:positionV relativeFrom="paragraph">
              <wp:posOffset>461</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4"/>
    </w:p>
    <w:p w14:paraId="770A9D6E" w14:textId="68DD9C5C" w:rsidR="00C7180C" w:rsidRDefault="005A386B" w:rsidP="005A386B">
      <w:pPr>
        <w:pStyle w:val="014FigureCaption"/>
        <w:ind w:left="0" w:firstLine="0"/>
      </w:pPr>
      <w:bookmarkStart w:id="187"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7"/>
    </w:p>
    <w:p w14:paraId="48BB5C67" w14:textId="51B34A9D" w:rsidR="00C7180C" w:rsidRPr="00637B19" w:rsidRDefault="0014048F" w:rsidP="00637B19">
      <w:pPr>
        <w:pStyle w:val="014FigureCaption"/>
      </w:pPr>
      <w:bookmarkStart w:id="188" w:name="_Toc64018178"/>
      <w:r w:rsidRPr="00637B19">
        <w:rPr>
          <w:rFonts w:eastAsia="Calibri"/>
        </w:rPr>
        <w:t>Figure 1-6</w:t>
      </w:r>
      <w:r w:rsidR="0088553E">
        <w:rPr>
          <w:rFonts w:eastAsia="Calibri"/>
        </w:rPr>
        <w:t xml:space="preserve">. </w:t>
      </w:r>
      <w:r w:rsidRPr="00637B19">
        <w:rPr>
          <w:rFonts w:eastAsia="Calibri"/>
        </w:rPr>
        <w:t xml:space="preserve"> </w:t>
      </w:r>
      <w:ins w:id="189" w:author="Bill Pine" w:date="2021-02-17T10:34:00Z">
        <w:r w:rsidR="00CF6423">
          <w:t xml:space="preserve">Schematic describing the </w:t>
        </w:r>
        <w:r w:rsidR="00CF6423">
          <w:rPr>
            <w:rFonts w:eastAsia="Calibri"/>
          </w:rPr>
          <w:t>d</w:t>
        </w:r>
        <w:r w:rsidR="00CF6423" w:rsidRPr="00637B19">
          <w:rPr>
            <w:rFonts w:eastAsia="Calibri"/>
          </w:rPr>
          <w:t>ata workflow</w:t>
        </w:r>
        <w:r w:rsidR="00CF6423">
          <w:rPr>
            <w:rFonts w:eastAsia="Calibri"/>
          </w:rPr>
          <w:t xml:space="preserve"> for the Lone Cabbage Reef oyster samples from field collections.</w:t>
        </w:r>
      </w:ins>
      <w:del w:id="190" w:author="Bill Pine" w:date="2021-02-17T10:34:00Z">
        <w:r w:rsidRPr="00637B19" w:rsidDel="00CF6423">
          <w:rPr>
            <w:rFonts w:eastAsia="Calibri"/>
          </w:rPr>
          <w:delText>Data workflow for oyster measurements.</w:delText>
        </w:r>
      </w:del>
      <w:bookmarkEnd w:id="188"/>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191" w:name="_Toc64018332"/>
      <w:r w:rsidRPr="00C109C3">
        <w:t>TAILORING GITHUB FOR ECOLOGY</w:t>
      </w:r>
      <w:bookmarkEnd w:id="191"/>
      <w:r w:rsidRPr="00C109C3">
        <w:t xml:space="preserve"> </w:t>
      </w:r>
    </w:p>
    <w:p w14:paraId="1EC39CEE" w14:textId="77777777" w:rsidR="001C69D5" w:rsidRPr="001C69D5" w:rsidRDefault="001C69D5" w:rsidP="001C69D5">
      <w:pPr>
        <w:pStyle w:val="003First-LevelSubheadingBOLD"/>
        <w:rPr>
          <w:rFonts w:eastAsia="Calibri"/>
        </w:rPr>
      </w:pPr>
      <w:bookmarkStart w:id="192" w:name="_Toc64018333"/>
      <w:r w:rsidRPr="001C69D5">
        <w:rPr>
          <w:rFonts w:eastAsia="Calibri"/>
        </w:rPr>
        <w:t>Introduction</w:t>
      </w:r>
      <w:bookmarkEnd w:id="192"/>
      <w:r w:rsidRPr="001C69D5">
        <w:rPr>
          <w:rFonts w:eastAsia="Calibri"/>
        </w:rPr>
        <w:t xml:space="preserve"> </w:t>
      </w:r>
    </w:p>
    <w:p w14:paraId="5168255C" w14:textId="3AAF8E44" w:rsidR="001C69D5" w:rsidRPr="001C69D5" w:rsidRDefault="001C69D5" w:rsidP="001C69D5">
      <w:pPr>
        <w:pStyle w:val="006BodyText"/>
      </w:pPr>
      <w:r w:rsidRPr="001C69D5">
        <w:t xml:space="preserve">Traditional field ecology is currently experiencing a data revolution. </w:t>
      </w:r>
      <w:del w:id="193" w:author="Bill Pine" w:date="2021-02-17T10:38:00Z">
        <w:r w:rsidRPr="001C69D5" w:rsidDel="00E952DE">
          <w:delText xml:space="preserve">Advancing </w:delText>
        </w:r>
      </w:del>
      <w:ins w:id="194" w:author="Bill Pine" w:date="2021-02-17T10:38:00Z">
        <w:r w:rsidR="00E952DE" w:rsidRPr="001C69D5">
          <w:t>Advanc</w:t>
        </w:r>
        <w:r w:rsidR="00E952DE">
          <w:t>es in</w:t>
        </w:r>
        <w:r w:rsidR="00E952DE" w:rsidRPr="001C69D5">
          <w:t xml:space="preserve"> </w:t>
        </w:r>
      </w:ins>
      <w:r w:rsidRPr="001C69D5">
        <w:t>technology</w:t>
      </w:r>
      <w:ins w:id="195" w:author="Bill Pine" w:date="2021-02-17T10:38:00Z">
        <w:r w:rsidR="00E952DE">
          <w:t xml:space="preserve"> ranging from satellite observations to autonomous sensors create new opportunities for ecologists to use data that are regularly updated </w:t>
        </w:r>
      </w:ins>
      <w:ins w:id="196" w:author="Bill Pine" w:date="2021-02-17T10:39:00Z">
        <w:r w:rsidR="00E952DE">
          <w:t xml:space="preserve">(“living data” </w:t>
        </w:r>
        <w:r w:rsidR="00E952DE" w:rsidRPr="001C69D5">
          <w:rPr>
            <w:color w:val="000000"/>
          </w:rPr>
          <w:t>Yenni et al., 2018</w:t>
        </w:r>
        <w:r w:rsidR="00E952DE">
          <w:t>) to study ecosystems</w:t>
        </w:r>
      </w:ins>
      <w:del w:id="197" w:author="Bill Pine" w:date="2021-02-17T10:39:00Z">
        <w:r w:rsidRPr="001C69D5" w:rsidDel="00E952DE">
          <w:delText xml:space="preserve"> drives the need to collect and analyze regularly updated data for natural resource efforts, (i.e., “living data”,</w:delText>
        </w:r>
      </w:del>
      <w:r w:rsidRPr="001C69D5">
        <w:t xml:space="preserve"> </w:t>
      </w:r>
      <w:sdt>
        <w:sdtPr>
          <w:rPr>
            <w:color w:val="000000"/>
          </w:rPr>
          <w:tag w:val="MENDELEY_CITATION_338e8e81-bb6f-4075-b169-bb516b44655f"/>
          <w:id w:val="101079764"/>
          <w:placeholder>
            <w:docPart w:val="6C46167184084FB6A0025A6AFEC2DB7C"/>
          </w:placeholder>
        </w:sdtPr>
        <w:sdtContent>
          <w:r w:rsidRPr="001C69D5">
            <w:rPr>
              <w:color w:val="000000"/>
            </w:rPr>
            <w:t>(</w:t>
          </w:r>
          <w:del w:id="198" w:author="Bill Pine" w:date="2021-02-17T10:39:00Z">
            <w:r w:rsidRPr="001C69D5" w:rsidDel="00E952DE">
              <w:rPr>
                <w:color w:val="000000"/>
              </w:rPr>
              <w:delText>Yenni et al., 2018</w:delText>
            </w:r>
          </w:del>
        </w:sdtContent>
      </w:sdt>
      <w:r w:rsidRPr="001C69D5">
        <w:t xml:space="preserve">). These </w:t>
      </w:r>
      <w:ins w:id="199" w:author="Bill Pine" w:date="2021-02-17T10:39:00Z">
        <w:r w:rsidR="00E952DE">
          <w:t>expanded data resources often</w:t>
        </w:r>
      </w:ins>
      <w:del w:id="200" w:author="Bill Pine" w:date="2021-02-17T10:39:00Z">
        <w:r w:rsidRPr="001C69D5" w:rsidDel="00E952DE">
          <w:delText>developments</w:delText>
        </w:r>
      </w:del>
      <w:r w:rsidRPr="001C69D5">
        <w:t xml:space="preserve"> require scientists to work effectively </w:t>
      </w:r>
      <w:ins w:id="201" w:author="Bill Pine" w:date="2021-02-17T10:39:00Z">
        <w:r w:rsidR="00E952DE">
          <w:t xml:space="preserve">and efficiently </w:t>
        </w:r>
      </w:ins>
      <w:r w:rsidRPr="001C69D5">
        <w:t>with these “living data</w:t>
      </w:r>
      <w:del w:id="202" w:author="Bill Pine" w:date="2021-02-17T10:40:00Z">
        <w:r w:rsidRPr="001C69D5" w:rsidDel="00E952DE">
          <w:delText xml:space="preserve">”, </w:delText>
        </w:r>
      </w:del>
      <w:ins w:id="203" w:author="Bill Pine" w:date="2021-02-17T10:40:00Z">
        <w:r w:rsidR="00E952DE" w:rsidRPr="001C69D5">
          <w:t>”</w:t>
        </w:r>
        <w:r w:rsidR="00E952DE">
          <w:t xml:space="preserve"> to maximize knowledge gained from these data sources.  Yet despite new data sources commonly becoming available, researchers are</w:t>
        </w:r>
      </w:ins>
      <w:del w:id="204" w:author="Bill Pine" w:date="2021-02-17T10:40:00Z">
        <w:r w:rsidRPr="001C69D5" w:rsidDel="00E952DE">
          <w:delText>despite they are</w:delText>
        </w:r>
      </w:del>
      <w:r w:rsidRPr="001C69D5">
        <w:t xml:space="preserve"> rarely trained </w:t>
      </w:r>
      <w:ins w:id="205" w:author="Bill Pine" w:date="2021-02-17T10:40:00Z">
        <w:r w:rsidR="00E952DE">
          <w:t>in best practices to capture</w:t>
        </w:r>
      </w:ins>
      <w:ins w:id="206" w:author="Bill Pine" w:date="2021-02-17T10:41:00Z">
        <w:r w:rsidR="00E952DE">
          <w:t>, manage,</w:t>
        </w:r>
      </w:ins>
      <w:ins w:id="207" w:author="Bill Pine" w:date="2021-02-17T10:40:00Z">
        <w:r w:rsidR="00E952DE">
          <w:t xml:space="preserve"> and analyze these types of data</w:t>
        </w:r>
      </w:ins>
      <w:del w:id="208" w:author="Bill Pine" w:date="2021-02-17T10:40:00Z">
        <w:r w:rsidRPr="001C69D5" w:rsidDel="00E952DE">
          <w:delText>to</w:delText>
        </w:r>
      </w:del>
      <w:del w:id="209" w:author="Bill Pine" w:date="2021-02-17T10:41:00Z">
        <w:r w:rsidRPr="001C69D5" w:rsidDel="00E952DE">
          <w:delText xml:space="preserve"> do so</w:delText>
        </w:r>
      </w:del>
      <w:r w:rsidRPr="001C69D5">
        <w:t xml:space="preserve">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ins w:id="210" w:author="Bill Pine" w:date="2021-02-17T10:44:00Z">
        <w:r w:rsidR="00E952DE">
          <w:rPr>
            <w:color w:val="000000"/>
          </w:rPr>
          <w:t xml:space="preserve">To understand these living data </w:t>
        </w:r>
      </w:ins>
      <w:del w:id="211" w:author="Bill Pine" w:date="2021-02-17T10:44:00Z">
        <w:r w:rsidRPr="001C69D5" w:rsidDel="00E952DE">
          <w:delText xml:space="preserve">Ecologists </w:delText>
        </w:r>
      </w:del>
      <w:ins w:id="212" w:author="Bill Pine" w:date="2021-02-17T10:44:00Z">
        <w:r w:rsidR="00E952DE">
          <w:t>e</w:t>
        </w:r>
        <w:r w:rsidR="00E952DE" w:rsidRPr="001C69D5">
          <w:t xml:space="preserve">cologists </w:t>
        </w:r>
        <w:r w:rsidR="00E952DE">
          <w:t>must adapt new tools as part of their analyses toolbox to manage and interpret th</w:t>
        </w:r>
      </w:ins>
      <w:ins w:id="213" w:author="Bill Pine" w:date="2021-02-17T10:56:00Z">
        <w:r w:rsidR="00E44F29">
          <w:t>is information</w:t>
        </w:r>
      </w:ins>
      <w:ins w:id="214" w:author="Bill Pine" w:date="2021-02-17T10:44:00Z">
        <w:r w:rsidR="00E952DE">
          <w:t xml:space="preserve"> to accomplish basic needs such as informing future field sampling plans or assessing relationships among different variables</w:t>
        </w:r>
      </w:ins>
      <w:del w:id="215" w:author="Bill Pine" w:date="2021-02-17T10:45:00Z">
        <w:r w:rsidRPr="001C69D5" w:rsidDel="00E952DE">
          <w:delText>are also increasingly encouraged to write code as part of their field, lab, and modeling research</w:delText>
        </w:r>
      </w:del>
      <w:r w:rsidRPr="001C69D5">
        <w:t xml:space="preserve"> (</w:t>
      </w:r>
      <w:proofErr w:type="spellStart"/>
      <w:r w:rsidRPr="001C69D5">
        <w:t>Mislan</w:t>
      </w:r>
      <w:proofErr w:type="spellEnd"/>
      <w:r w:rsidRPr="001C69D5">
        <w:t xml:space="preserve"> et al., 2016).  </w:t>
      </w:r>
      <w:ins w:id="216" w:author="Bill Pine" w:date="2021-02-17T10:57:00Z">
        <w:r w:rsidR="00E44F29">
          <w:t>Developing a framework to efficiently write</w:t>
        </w:r>
      </w:ins>
      <w:ins w:id="217" w:author="Bill Pine" w:date="2021-02-17T10:58:00Z">
        <w:r w:rsidR="00E44F29">
          <w:t>,</w:t>
        </w:r>
      </w:ins>
      <w:ins w:id="218" w:author="Bill Pine" w:date="2021-02-17T10:57:00Z">
        <w:r w:rsidR="00E44F29">
          <w:t xml:space="preserve"> share</w:t>
        </w:r>
      </w:ins>
      <w:ins w:id="219" w:author="Bill Pine" w:date="2021-02-17T10:58:00Z">
        <w:r w:rsidR="00E44F29">
          <w:t xml:space="preserve">, and archive computer code used to analysis data in a reproducible framework (i.e., can be readily interpreted and done by others in the future) is a key aspect of </w:t>
        </w:r>
      </w:ins>
      <w:ins w:id="220" w:author="Bill Pine" w:date="2021-02-17T10:59:00Z">
        <w:r w:rsidR="00E44F29">
          <w:t>“open” science platforms which encourages transparency in data availability and analyses (reference)</w:t>
        </w:r>
      </w:ins>
      <w:del w:id="221" w:author="Bill Pine" w:date="2021-02-17T10:59:00Z">
        <w:r w:rsidRPr="001C69D5" w:rsidDel="00E44F29">
          <w:delText>The necessity to write efficient code, store the code, and improve analysis reproducibility is frequently mandated by publishers</w:delText>
        </w:r>
      </w:del>
      <w:r w:rsidRPr="001C69D5">
        <w:t xml:space="preserve">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xml:space="preserve">. </w:t>
      </w:r>
      <w:ins w:id="222" w:author="Bill Pine" w:date="2021-02-17T10:59:00Z">
        <w:r w:rsidR="00EA5E7A">
          <w:t xml:space="preserve">Several software platforms including </w:t>
        </w:r>
      </w:ins>
      <w:del w:id="223" w:author="Bill Pine" w:date="2021-02-17T11:00:00Z">
        <w:r w:rsidRPr="001C69D5" w:rsidDel="00EA5E7A">
          <w:delText xml:space="preserve">The use of </w:delText>
        </w:r>
      </w:del>
      <w:r w:rsidRPr="001C69D5">
        <w:t>GitHub</w:t>
      </w:r>
      <w:ins w:id="224" w:author="Bill Pine" w:date="2021-02-17T11:00:00Z">
        <w:r w:rsidR="00EA5E7A">
          <w:t xml:space="preserve"> </w:t>
        </w:r>
        <w:proofErr w:type="gramStart"/>
        <w:r w:rsidR="00EA5E7A">
          <w:t>are designed</w:t>
        </w:r>
        <w:proofErr w:type="gramEnd"/>
        <w:r w:rsidR="00EA5E7A">
          <w:t xml:space="preserve"> as collaborative tools to facilitate </w:t>
        </w:r>
        <w:r w:rsidR="00EA5E7A">
          <w:lastRenderedPageBreak/>
          <w:t xml:space="preserve">teams of people working on software coding projects.  These tools </w:t>
        </w:r>
        <w:proofErr w:type="gramStart"/>
        <w:r w:rsidR="00EA5E7A">
          <w:t>were originally developed</w:t>
        </w:r>
        <w:proofErr w:type="gramEnd"/>
        <w:r w:rsidR="00EA5E7A">
          <w:t xml:space="preserve"> to share computer code across teams working more on information technology projects</w:t>
        </w:r>
      </w:ins>
      <w:ins w:id="225" w:author="Bill Pine" w:date="2021-02-17T11:02:00Z">
        <w:r w:rsidR="00EA5E7A">
          <w:t xml:space="preserve"> (ref).  B</w:t>
        </w:r>
      </w:ins>
      <w:ins w:id="226" w:author="Bill Pine" w:date="2021-02-17T11:00:00Z">
        <w:r w:rsidR="00EA5E7A">
          <w:t xml:space="preserve">ut as ecologists are increasingly working as part of collaborative teams and adopting analyses and data sharing frameworks that promote transparency and reproducibility, </w:t>
        </w:r>
      </w:ins>
      <w:ins w:id="227" w:author="Bill Pine" w:date="2021-02-17T11:02:00Z">
        <w:r w:rsidR="00EA5E7A">
          <w:t>GitHub has become an increasingly common tool for these researchers as well</w:t>
        </w:r>
      </w:ins>
      <w:del w:id="228" w:author="Bill Pine" w:date="2021-02-17T11:02:00Z">
        <w:r w:rsidRPr="001C69D5" w:rsidDel="00EA5E7A">
          <w:delText xml:space="preserve"> to store and to manage code/text updates can facilitate ways for researchers to archive, share and collaborate</w:delText>
        </w:r>
      </w:del>
      <w:r w:rsidRPr="001C69D5">
        <w:t xml:space="preserv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1E0DCC51" w:rsidR="001C69D5" w:rsidRPr="001C69D5" w:rsidRDefault="001C69D5" w:rsidP="001C69D5">
      <w:pPr>
        <w:pStyle w:val="006BodyText"/>
        <w:rPr>
          <w:color w:val="000000"/>
        </w:rPr>
      </w:pPr>
      <w:r w:rsidRPr="001C69D5">
        <w:rPr>
          <w:color w:val="000000"/>
        </w:rPr>
        <w:t xml:space="preserve">The LCR oyster project is a large </w:t>
      </w:r>
      <w:ins w:id="229" w:author="Bill Pine" w:date="2021-02-17T11:05:00Z">
        <w:r w:rsidR="00DB7C0A">
          <w:rPr>
            <w:color w:val="000000"/>
          </w:rPr>
          <w:t>restoration project in Suwannee Sound, Florida (</w:t>
        </w:r>
      </w:ins>
      <w:ins w:id="230" w:author="Bill Pine" w:date="2021-02-17T11:06:00Z">
        <w:r w:rsidR="00DB7C0A">
          <w:rPr>
            <w:color w:val="000000"/>
          </w:rPr>
          <w:t>Chapter X)</w:t>
        </w:r>
      </w:ins>
      <w:ins w:id="231" w:author="Bill Pine" w:date="2021-02-17T11:05:00Z">
        <w:r w:rsidR="00DB7C0A">
          <w:rPr>
            <w:color w:val="000000"/>
          </w:rPr>
          <w:t xml:space="preserve"> to restore an oyster reef to provide local and ecosystem level benefits</w:t>
        </w:r>
      </w:ins>
      <w:del w:id="232" w:author="Bill Pine" w:date="2021-02-17T11:06:00Z">
        <w:r w:rsidRPr="001C69D5" w:rsidDel="00DB7C0A">
          <w:rPr>
            <w:color w:val="000000"/>
          </w:rPr>
          <w:delText>ecological effort to restore an oyster reef to historic elevation levels so that it may endure sea level rise and river discharge</w:delText>
        </w:r>
      </w:del>
      <w:r w:rsidRPr="001C69D5">
        <w:rPr>
          <w:color w:val="000000"/>
        </w:rPr>
        <w:t xml:space="preserve">. </w:t>
      </w:r>
      <w:del w:id="233" w:author="Bill Pine" w:date="2021-02-17T11:06:00Z">
        <w:r w:rsidRPr="001C69D5" w:rsidDel="00DB7C0A">
          <w:rPr>
            <w:color w:val="000000"/>
          </w:rPr>
          <w:delText xml:space="preserve">Our </w:delText>
        </w:r>
      </w:del>
      <w:ins w:id="234" w:author="Bill Pine" w:date="2021-02-17T11:06:00Z">
        <w:r w:rsidR="00DB7C0A">
          <w:rPr>
            <w:color w:val="000000"/>
          </w:rPr>
          <w:t>This</w:t>
        </w:r>
        <w:r w:rsidR="00DB7C0A" w:rsidRPr="001C69D5">
          <w:rPr>
            <w:color w:val="000000"/>
          </w:rPr>
          <w:t xml:space="preserve"> </w:t>
        </w:r>
      </w:ins>
      <w:r w:rsidRPr="001C69D5">
        <w:rPr>
          <w:color w:val="000000"/>
        </w:rPr>
        <w:t xml:space="preserve">project generates data from multiple sources including observations of oyster populations and measurements by field biologists and continuous autonomous water quality data via sensors. These data </w:t>
      </w:r>
      <w:proofErr w:type="gramStart"/>
      <w:r w:rsidRPr="001C69D5">
        <w:rPr>
          <w:color w:val="000000"/>
        </w:rPr>
        <w:t>are updated</w:t>
      </w:r>
      <w:proofErr w:type="gramEnd"/>
      <w:r w:rsidRPr="001C69D5">
        <w:rPr>
          <w:color w:val="000000"/>
        </w:rPr>
        <w:t xml:space="preserve"> at different frequencies and require specific attention to be processed. However, once they </w:t>
      </w:r>
      <w:proofErr w:type="gramStart"/>
      <w:r w:rsidRPr="001C69D5">
        <w:rPr>
          <w:color w:val="000000"/>
        </w:rPr>
        <w:t>are processed</w:t>
      </w:r>
      <w:proofErr w:type="gramEnd"/>
      <w:r w:rsidRPr="001C69D5">
        <w:rPr>
          <w:color w:val="000000"/>
        </w:rPr>
        <w:t xml:space="preserve"> there is a need to store these data so that they ma</w:t>
      </w:r>
      <w:r w:rsidR="00D82220">
        <w:rPr>
          <w:color w:val="000000"/>
        </w:rPr>
        <w:t>y</w:t>
      </w:r>
      <w:r w:rsidRPr="001C69D5">
        <w:rPr>
          <w:color w:val="000000"/>
        </w:rPr>
        <w:t xml:space="preserve"> be used among project team members and collaborators. </w:t>
      </w:r>
      <w:del w:id="235" w:author="Bill Pine" w:date="2021-02-17T11:06:00Z">
        <w:r w:rsidRPr="001C69D5" w:rsidDel="00DB7C0A">
          <w:rPr>
            <w:color w:val="000000"/>
          </w:rPr>
          <w:delText xml:space="preserve">We </w:delText>
        </w:r>
      </w:del>
      <w:ins w:id="236" w:author="Bill Pine" w:date="2021-02-17T11:06:00Z">
        <w:r w:rsidR="00DB7C0A">
          <w:rPr>
            <w:color w:val="000000"/>
          </w:rPr>
          <w:t xml:space="preserve">I developed a </w:t>
        </w:r>
      </w:ins>
      <w:del w:id="237" w:author="Bill Pine" w:date="2021-02-17T11:06:00Z">
        <w:r w:rsidRPr="001C69D5" w:rsidDel="00DB7C0A">
          <w:rPr>
            <w:color w:val="000000"/>
          </w:rPr>
          <w:delText xml:space="preserve">use </w:delText>
        </w:r>
      </w:del>
      <w:r w:rsidRPr="001C69D5">
        <w:rPr>
          <w:color w:val="000000"/>
        </w:rPr>
        <w:t xml:space="preserve">GitHub version control </w:t>
      </w:r>
      <w:del w:id="238" w:author="Bill Pine" w:date="2021-02-17T11:06:00Z">
        <w:r w:rsidRPr="001C69D5" w:rsidDel="00DB7C0A">
          <w:rPr>
            <w:color w:val="000000"/>
          </w:rPr>
          <w:delText xml:space="preserve">software </w:delText>
        </w:r>
      </w:del>
      <w:ins w:id="239" w:author="Bill Pine" w:date="2021-02-17T11:06:00Z">
        <w:r w:rsidR="00DB7C0A" w:rsidRPr="001C69D5">
          <w:rPr>
            <w:color w:val="000000"/>
          </w:rPr>
          <w:t>s</w:t>
        </w:r>
        <w:r w:rsidR="00DB7C0A">
          <w:rPr>
            <w:color w:val="000000"/>
          </w:rPr>
          <w:t>ystem</w:t>
        </w:r>
        <w:r w:rsidR="00DB7C0A" w:rsidRPr="001C69D5">
          <w:rPr>
            <w:color w:val="000000"/>
          </w:rPr>
          <w:t xml:space="preserve"> </w:t>
        </w:r>
      </w:ins>
      <w:r w:rsidRPr="001C69D5">
        <w:rPr>
          <w:color w:val="000000"/>
        </w:rPr>
        <w:t xml:space="preserve">to </w:t>
      </w:r>
      <w:del w:id="240" w:author="Bill Pine" w:date="2021-02-17T11:06:00Z">
        <w:r w:rsidRPr="001C69D5" w:rsidDel="00DB7C0A">
          <w:rPr>
            <w:color w:val="000000"/>
          </w:rPr>
          <w:delText xml:space="preserve">keep </w:delText>
        </w:r>
      </w:del>
      <w:r w:rsidRPr="001C69D5">
        <w:rPr>
          <w:color w:val="000000"/>
        </w:rPr>
        <w:t xml:space="preserve">track </w:t>
      </w:r>
      <w:del w:id="241" w:author="Bill Pine" w:date="2021-02-17T11:06:00Z">
        <w:r w:rsidRPr="001C69D5" w:rsidDel="00DB7C0A">
          <w:rPr>
            <w:color w:val="000000"/>
          </w:rPr>
          <w:delText>of regularly updated</w:delText>
        </w:r>
      </w:del>
      <w:ins w:id="242" w:author="Bill Pine" w:date="2021-02-17T11:06:00Z">
        <w:r w:rsidR="00DB7C0A">
          <w:rPr>
            <w:color w:val="000000"/>
          </w:rPr>
          <w:t>living</w:t>
        </w:r>
      </w:ins>
      <w:r w:rsidRPr="001C69D5">
        <w:rPr>
          <w:color w:val="000000"/>
        </w:rPr>
        <w:t xml:space="preserve"> data</w:t>
      </w:r>
      <w:ins w:id="243" w:author="Bill Pine" w:date="2021-02-17T11:06:00Z">
        <w:r w:rsidR="00DB7C0A">
          <w:rPr>
            <w:color w:val="000000"/>
          </w:rPr>
          <w:t xml:space="preserve"> and code used to analyze these data in a framework that could be shared across multiple users</w:t>
        </w:r>
      </w:ins>
      <w:del w:id="244" w:author="Bill Pine" w:date="2021-02-17T11:07:00Z">
        <w:r w:rsidRPr="001C69D5" w:rsidDel="00DB7C0A">
          <w:rPr>
            <w:color w:val="000000"/>
          </w:rPr>
          <w:delText>, and to keep the multiple working projects using these data, organized</w:delText>
        </w:r>
      </w:del>
      <w:r w:rsidRPr="001C69D5">
        <w:rPr>
          <w:color w:val="000000"/>
        </w:rPr>
        <w:t xml:space="preserve">. This paper describes </w:t>
      </w:r>
      <w:ins w:id="245" w:author="Bill Pine" w:date="2021-02-17T11:07:00Z">
        <w:r w:rsidR="00DB7C0A">
          <w:rPr>
            <w:color w:val="000000"/>
          </w:rPr>
          <w:t xml:space="preserve">how this system </w:t>
        </w:r>
        <w:proofErr w:type="gramStart"/>
        <w:r w:rsidR="00DB7C0A">
          <w:rPr>
            <w:color w:val="000000"/>
          </w:rPr>
          <w:t>was developed</w:t>
        </w:r>
        <w:proofErr w:type="gramEnd"/>
        <w:r w:rsidR="00DB7C0A">
          <w:rPr>
            <w:color w:val="000000"/>
          </w:rPr>
          <w:t xml:space="preserve"> including foundational concepts related to</w:t>
        </w:r>
      </w:ins>
      <w:del w:id="246" w:author="Bill Pine" w:date="2021-02-17T11:07:00Z">
        <w:r w:rsidRPr="001C69D5" w:rsidDel="00DB7C0A">
          <w:rPr>
            <w:color w:val="000000"/>
          </w:rPr>
          <w:delText>our approach to address concerns regarding</w:delText>
        </w:r>
      </w:del>
      <w:r w:rsidRPr="001C69D5">
        <w:rPr>
          <w:color w:val="000000"/>
        </w:rPr>
        <w:t xml:space="preserve"> standardizing naming conventions, GitHub repository structures, and </w:t>
      </w:r>
      <w:ins w:id="247" w:author="Bill Pine" w:date="2021-02-17T11:07:00Z">
        <w:r w:rsidR="00DB7C0A">
          <w:rPr>
            <w:color w:val="000000"/>
          </w:rPr>
          <w:t xml:space="preserve">managing </w:t>
        </w:r>
      </w:ins>
      <w:r w:rsidRPr="001C69D5">
        <w:rPr>
          <w:color w:val="000000"/>
        </w:rPr>
        <w:t xml:space="preserve">data availability to </w:t>
      </w:r>
      <w:del w:id="248" w:author="Bill Pine" w:date="2021-02-17T11:07:00Z">
        <w:r w:rsidRPr="001C69D5" w:rsidDel="00DB7C0A">
          <w:rPr>
            <w:color w:val="000000"/>
          </w:rPr>
          <w:delText xml:space="preserve">differing </w:delText>
        </w:r>
      </w:del>
      <w:ins w:id="249" w:author="Bill Pine" w:date="2021-02-17T11:07:00Z">
        <w:r w:rsidR="00DB7C0A" w:rsidRPr="001C69D5">
          <w:rPr>
            <w:color w:val="000000"/>
          </w:rPr>
          <w:t>differ</w:t>
        </w:r>
        <w:r w:rsidR="00DB7C0A">
          <w:rPr>
            <w:color w:val="000000"/>
          </w:rPr>
          <w:t>ent</w:t>
        </w:r>
        <w:r w:rsidR="00DB7C0A" w:rsidRPr="001C69D5">
          <w:rPr>
            <w:color w:val="000000"/>
          </w:rPr>
          <w:t xml:space="preserve"> </w:t>
        </w:r>
      </w:ins>
      <w:r w:rsidRPr="001C69D5">
        <w:rPr>
          <w:color w:val="000000"/>
        </w:rPr>
        <w:t>LCR project repositories to increase reproducibility and transparency.</w:t>
      </w:r>
      <w:ins w:id="250" w:author="Bill Pine" w:date="2021-02-17T11:08:00Z">
        <w:r w:rsidR="00DB7C0A">
          <w:rPr>
            <w:color w:val="000000"/>
          </w:rPr>
          <w:t xml:space="preserve">  This chapter uses the LCR </w:t>
        </w:r>
        <w:r w:rsidR="00DB7C0A">
          <w:rPr>
            <w:color w:val="000000"/>
          </w:rPr>
          <w:lastRenderedPageBreak/>
          <w:t>project experience as a case history and demonstration project of developing a GitHub repository system for a collaborative project sharing common types of ecological data.</w:t>
        </w:r>
      </w:ins>
    </w:p>
    <w:p w14:paraId="5295EE4B" w14:textId="53676D7B" w:rsidR="001C69D5" w:rsidRPr="001C69D5" w:rsidRDefault="001C69D5" w:rsidP="00933E4D">
      <w:pPr>
        <w:pStyle w:val="004Second-LevelSubheadingBOLD"/>
        <w:ind w:left="0" w:firstLine="0"/>
        <w:rPr>
          <w:rFonts w:eastAsia="Calibri"/>
        </w:rPr>
      </w:pPr>
      <w:bookmarkStart w:id="251" w:name="_Toc64018334"/>
      <w:r w:rsidRPr="001C69D5">
        <w:rPr>
          <w:rFonts w:eastAsia="Calibri"/>
        </w:rPr>
        <w:t>Terminology</w:t>
      </w:r>
      <w:r w:rsidR="00860C8F">
        <w:rPr>
          <w:rFonts w:eastAsia="Calibri"/>
        </w:rPr>
        <w:t xml:space="preserve"> overview</w:t>
      </w:r>
      <w:bookmarkEnd w:id="251"/>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6"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w:t>
      </w:r>
      <w:proofErr w:type="gramStart"/>
      <w:r w:rsidRPr="001C69D5">
        <w:t>are collected</w:t>
      </w:r>
      <w:proofErr w:type="gramEnd"/>
      <w:r w:rsidRPr="001C69D5">
        <w:t xml:space="preserve">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 xml:space="preserve">project repository- term used to identify one type of analysis that is conducted on an LCR project </w:t>
      </w:r>
      <w:proofErr w:type="gramStart"/>
      <w:r w:rsidRPr="001C69D5">
        <w:t>dataset</w:t>
      </w:r>
      <w:proofErr w:type="gramEnd"/>
    </w:p>
    <w:p w14:paraId="5AF347F3" w14:textId="77777777" w:rsidR="001C69D5" w:rsidRPr="001C69D5" w:rsidRDefault="001C69D5" w:rsidP="001C69D5">
      <w:pPr>
        <w:pStyle w:val="011LongList-Bullets"/>
      </w:pPr>
      <w:r w:rsidRPr="001C69D5">
        <w:t xml:space="preserve">README.md- a markdown file which includes information about folder and files contained in the </w:t>
      </w:r>
      <w:proofErr w:type="gramStart"/>
      <w:r w:rsidRPr="001C69D5">
        <w:t>repository</w:t>
      </w:r>
      <w:proofErr w:type="gramEnd"/>
    </w:p>
    <w:p w14:paraId="421C0E5E" w14:textId="77777777" w:rsidR="001C69D5" w:rsidRPr="001C69D5" w:rsidRDefault="001C69D5" w:rsidP="001C69D5">
      <w:pPr>
        <w:pStyle w:val="011LongList-Bullets"/>
      </w:pPr>
      <w:r w:rsidRPr="001C69D5">
        <w:t xml:space="preserve">user- any person using </w:t>
      </w:r>
      <w:proofErr w:type="gramStart"/>
      <w:r w:rsidRPr="001C69D5">
        <w:t>GitHub</w:t>
      </w:r>
      <w:proofErr w:type="gramEnd"/>
    </w:p>
    <w:p w14:paraId="496004DD" w14:textId="77777777" w:rsidR="001C69D5" w:rsidRPr="001C69D5" w:rsidRDefault="001C69D5" w:rsidP="001C69D5">
      <w:pPr>
        <w:pStyle w:val="011LongList-Bullets"/>
      </w:pPr>
      <w:r w:rsidRPr="001C69D5">
        <w:t xml:space="preserve">team member- specifically referring to an LCR project </w:t>
      </w:r>
      <w:proofErr w:type="gramStart"/>
      <w:r w:rsidRPr="001C69D5">
        <w:t>collaborator</w:t>
      </w:r>
      <w:proofErr w:type="gramEnd"/>
      <w:r w:rsidRPr="001C69D5">
        <w:t xml:space="preserve"> </w:t>
      </w:r>
    </w:p>
    <w:p w14:paraId="03A76E87" w14:textId="77777777" w:rsidR="001C69D5" w:rsidRPr="001C69D5" w:rsidRDefault="001C69D5" w:rsidP="001C69D5">
      <w:pPr>
        <w:pStyle w:val="011LongList-Bullets"/>
      </w:pPr>
      <w:r w:rsidRPr="001C69D5">
        <w:t xml:space="preserve">admin- specific members of the LCR project tasked to monitor project repository’s pull requests in </w:t>
      </w:r>
      <w:proofErr w:type="gramStart"/>
      <w:r w:rsidRPr="001C69D5">
        <w:t>GitHub</w:t>
      </w:r>
      <w:proofErr w:type="gramEnd"/>
    </w:p>
    <w:p w14:paraId="4947D528" w14:textId="77777777" w:rsidR="001C69D5" w:rsidRPr="001C69D5" w:rsidRDefault="001C69D5" w:rsidP="001C69D5">
      <w:pPr>
        <w:pStyle w:val="011LongList-Bullets"/>
      </w:pPr>
      <w:r w:rsidRPr="001C69D5">
        <w:t xml:space="preserve">pull request- a process in GitHub to submit changes and a message containing a description of the change, in order to track the version of the change, an additionally an admin can review and accept the </w:t>
      </w:r>
      <w:proofErr w:type="gramStart"/>
      <w:r w:rsidRPr="001C69D5">
        <w:t>changes</w:t>
      </w:r>
      <w:proofErr w:type="gramEnd"/>
    </w:p>
    <w:p w14:paraId="63C94E80" w14:textId="28CBC163" w:rsidR="001C69D5" w:rsidRPr="001C69D5" w:rsidRDefault="001C69D5" w:rsidP="001C69D5">
      <w:pPr>
        <w:pStyle w:val="011LongList-Bullets"/>
      </w:pPr>
      <w:del w:id="252" w:author="Bill Pine" w:date="2021-02-17T11:13:00Z">
        <w:r w:rsidRPr="001C69D5" w:rsidDel="00E007C7">
          <w:delText>`</w:delText>
        </w:r>
      </w:del>
      <w:proofErr w:type="gramStart"/>
      <w:ins w:id="253" w:author="Bill Pine" w:date="2021-02-17T11:13:00Z">
        <w:r w:rsidR="00E007C7">
          <w:t>”</w:t>
        </w:r>
      </w:ins>
      <w:r w:rsidRPr="001C69D5">
        <w:t>master</w:t>
      </w:r>
      <w:proofErr w:type="gramEnd"/>
      <w:del w:id="254" w:author="Bill Pine" w:date="2021-02-17T11:13:00Z">
        <w:r w:rsidRPr="001C69D5" w:rsidDel="00E007C7">
          <w:delText xml:space="preserve">` </w:delText>
        </w:r>
      </w:del>
      <w:ins w:id="255" w:author="Bill Pine" w:date="2021-02-17T11:13:00Z">
        <w:r w:rsidR="00E007C7">
          <w:t>“</w:t>
        </w:r>
        <w:r w:rsidR="00E007C7" w:rsidRPr="001C69D5">
          <w:t xml:space="preserve"> </w:t>
        </w:r>
      </w:ins>
      <w:r w:rsidRPr="001C69D5">
        <w:t>branch- the first branch created with a GitHub repository, in the contexts of the LCR project, it is the most up to date branch with the most user limitations for pull requests, this branch requires admin reviews</w:t>
      </w:r>
    </w:p>
    <w:p w14:paraId="3CD55EB7" w14:textId="19A6FCE4" w:rsidR="001C69D5" w:rsidRPr="001C69D5" w:rsidRDefault="001C69D5" w:rsidP="001C69D5">
      <w:pPr>
        <w:pStyle w:val="011LongList-Bullets"/>
      </w:pPr>
      <w:r w:rsidRPr="001C69D5">
        <w:t xml:space="preserve">branches- essentially copies of the GitHub repository </w:t>
      </w:r>
      <w:del w:id="256" w:author="Bill Pine" w:date="2021-02-17T11:13:00Z">
        <w:r w:rsidRPr="001C69D5" w:rsidDel="00E007C7">
          <w:delText>`</w:delText>
        </w:r>
      </w:del>
      <w:r w:rsidRPr="001C69D5">
        <w:t>maste</w:t>
      </w:r>
      <w:ins w:id="257" w:author="Bill Pine" w:date="2021-02-17T11:13:00Z">
        <w:r w:rsidR="00E007C7">
          <w:t>r</w:t>
        </w:r>
      </w:ins>
      <w:del w:id="258" w:author="Bill Pine" w:date="2021-02-17T11:13:00Z">
        <w:r w:rsidRPr="001C69D5" w:rsidDel="00E007C7">
          <w:delText>r`</w:delText>
        </w:r>
      </w:del>
      <w:r w:rsidRPr="001C69D5">
        <w:t xml:space="preserve"> branch, in the context of the LCR project each collaborator specifically make edits to their own branch prior to a pull request to the `master` </w:t>
      </w:r>
      <w:proofErr w:type="gramStart"/>
      <w:r w:rsidRPr="001C69D5">
        <w:t>branch</w:t>
      </w:r>
      <w:proofErr w:type="gramEnd"/>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7"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 xml:space="preserve">commit message- a written text of why a pull request is being </w:t>
      </w:r>
      <w:proofErr w:type="gramStart"/>
      <w:r w:rsidRPr="001C69D5">
        <w:t>submitted</w:t>
      </w:r>
      <w:proofErr w:type="gramEnd"/>
    </w:p>
    <w:p w14:paraId="004D7E16" w14:textId="3B71EC15" w:rsidR="001C69D5" w:rsidRPr="001C69D5" w:rsidRDefault="00EE3B22" w:rsidP="001C69D5">
      <w:pPr>
        <w:pStyle w:val="003First-LevelSubheadingBOLD"/>
        <w:rPr>
          <w:rFonts w:eastAsia="Calibri"/>
        </w:rPr>
      </w:pPr>
      <w:bookmarkStart w:id="259" w:name="_Toc64018335"/>
      <w:r w:rsidRPr="001C69D5">
        <w:rPr>
          <w:rFonts w:eastAsia="Calibri"/>
        </w:rPr>
        <w:lastRenderedPageBreak/>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259"/>
    </w:p>
    <w:p w14:paraId="37EAAF84" w14:textId="7ABFE0F2" w:rsidR="001C69D5" w:rsidRPr="001C69D5" w:rsidRDefault="00E007C7" w:rsidP="001C69D5">
      <w:pPr>
        <w:pStyle w:val="006BodyText"/>
      </w:pPr>
      <w:ins w:id="260" w:author="Bill Pine" w:date="2021-02-17T11:14:00Z">
        <w:r>
          <w:t xml:space="preserve">Computer </w:t>
        </w:r>
      </w:ins>
      <w:del w:id="261" w:author="Bill Pine" w:date="2021-02-17T11:14:00Z">
        <w:r w:rsidR="001C69D5" w:rsidRPr="001C69D5" w:rsidDel="00E007C7">
          <w:delText xml:space="preserve">Scripts </w:delText>
        </w:r>
      </w:del>
      <w:ins w:id="262" w:author="Bill Pine" w:date="2021-02-17T11:14:00Z">
        <w:r>
          <w:t>s</w:t>
        </w:r>
        <w:r w:rsidRPr="001C69D5">
          <w:t xml:space="preserve">cripts </w:t>
        </w:r>
      </w:ins>
      <w:r w:rsidR="001C69D5" w:rsidRPr="001C69D5">
        <w:t>and text</w:t>
      </w:r>
      <w:ins w:id="263" w:author="Bill Pine" w:date="2021-02-17T11:14:00Z">
        <w:r>
          <w:t xml:space="preserve"> within these </w:t>
        </w:r>
        <w:commentRangeStart w:id="264"/>
        <w:r>
          <w:t>scripts</w:t>
        </w:r>
      </w:ins>
      <w:commentRangeEnd w:id="264"/>
      <w:ins w:id="265" w:author="Bill Pine" w:date="2021-02-17T11:16:00Z">
        <w:r>
          <w:rPr>
            <w:rStyle w:val="CommentReference"/>
            <w:rFonts w:eastAsia="Times New Roman" w:cs="Times New Roman"/>
          </w:rPr>
          <w:commentReference w:id="264"/>
        </w:r>
      </w:ins>
      <w:ins w:id="266" w:author="Bill Pine" w:date="2021-02-17T11:14:00Z">
        <w:r>
          <w:t xml:space="preserve"> are the critical instructions documenting how a data analyses </w:t>
        </w:r>
        <w:proofErr w:type="gramStart"/>
        <w:r>
          <w:t>was done</w:t>
        </w:r>
        <w:proofErr w:type="gramEnd"/>
        <w:r>
          <w:t xml:space="preserve"> to generate results used to reach a conclusion or inform a decision.  </w:t>
        </w:r>
      </w:ins>
      <w:ins w:id="267" w:author="Bill Pine" w:date="2021-02-17T11:15:00Z">
        <w:r>
          <w:t>How this code is written can vary between person to person, and when teams of people are collaborating on coding projects, identifying how one person did or did not edit a section or code, or what changes were made to a code that may be cause</w:t>
        </w:r>
      </w:ins>
      <w:ins w:id="268" w:author="Bill Pine" w:date="2021-02-17T11:16:00Z">
        <w:r>
          <w:t>d the code to stop working, or improve the code, can be difficulty to readily identify</w:t>
        </w:r>
      </w:ins>
      <w:del w:id="269" w:author="Bill Pine" w:date="2021-02-17T11:16:00Z">
        <w:r w:rsidR="001C69D5" w:rsidRPr="001C69D5" w:rsidDel="00E007C7">
          <w:delText xml:space="preserve"> can be difficult to track changes in collaborative efforts</w:delText>
        </w:r>
      </w:del>
      <w:r w:rsidR="001C69D5" w:rsidRPr="001C69D5">
        <w:t xml:space="preserve"> </w:t>
      </w:r>
      <w:sdt>
        <w:sdtPr>
          <w:rPr>
            <w:color w:val="000000"/>
          </w:rPr>
          <w:tag w:val="MENDELEY_CITATION_cf3cffa9-adb2-4312-9519-8fb92df5930e"/>
          <w:id w:val="-1657524201"/>
          <w:placeholder>
            <w:docPart w:val="6C46167184084FB6A0025A6AFEC2DB7C"/>
          </w:placeholder>
        </w:sdtPr>
        <w:sdtContent>
          <w:r w:rsidR="001C69D5" w:rsidRPr="001C69D5">
            <w:rPr>
              <w:color w:val="000000"/>
            </w:rPr>
            <w:t>(</w:t>
          </w:r>
          <w:proofErr w:type="spellStart"/>
          <w:r w:rsidR="001C69D5" w:rsidRPr="001C69D5">
            <w:rPr>
              <w:color w:val="000000"/>
            </w:rPr>
            <w:t>Blischak</w:t>
          </w:r>
          <w:proofErr w:type="spellEnd"/>
          <w:r w:rsidR="001C69D5" w:rsidRPr="001C69D5">
            <w:rPr>
              <w:color w:val="000000"/>
            </w:rPr>
            <w:t xml:space="preserve"> et al., 2016)</w:t>
          </w:r>
        </w:sdtContent>
      </w:sdt>
      <w:r w:rsidR="001C69D5" w:rsidRPr="001C69D5">
        <w:t xml:space="preserve"> . To keep track of these changes</w:t>
      </w:r>
      <w:ins w:id="270" w:author="Bill Pine" w:date="2021-02-17T11:17:00Z">
        <w:r w:rsidR="00093858">
          <w:t>,</w:t>
        </w:r>
      </w:ins>
      <w:r w:rsidR="001C69D5" w:rsidRPr="001C69D5">
        <w:t xml:space="preserve"> version control systems</w:t>
      </w:r>
      <w:ins w:id="271" w:author="Bill Pine" w:date="2021-02-17T11:17:00Z">
        <w:r w:rsidR="00093858">
          <w:t xml:space="preserve"> which track changes to the computer code by assigning identifying version characteristics to each copy of the code before the code </w:t>
        </w:r>
        <w:proofErr w:type="gramStart"/>
        <w:r w:rsidR="00093858">
          <w:t xml:space="preserve">is </w:t>
        </w:r>
      </w:ins>
      <w:ins w:id="272" w:author="Bill Pine" w:date="2021-02-17T11:18:00Z">
        <w:r w:rsidR="00093858">
          <w:t>consolidated</w:t>
        </w:r>
      </w:ins>
      <w:proofErr w:type="gramEnd"/>
      <w:ins w:id="273" w:author="Bill Pine" w:date="2021-02-17T11:17:00Z">
        <w:r w:rsidR="00093858">
          <w:t>,</w:t>
        </w:r>
      </w:ins>
      <w:r w:rsidR="001C69D5" w:rsidRPr="001C69D5">
        <w:t xml:space="preserve"> may be implemented. Version control</w:t>
      </w:r>
      <w:ins w:id="274" w:author="Bill Pine" w:date="2021-02-17T11:18:00Z">
        <w:r w:rsidR="00093858">
          <w:t xml:space="preserve"> systems can help track changes in various ways such as comparing different versions of the code and highlighting where </w:t>
        </w:r>
      </w:ins>
      <w:ins w:id="275" w:author="Bill Pine" w:date="2021-02-18T10:49:00Z">
        <w:r w:rsidR="00083333">
          <w:t>keystroke</w:t>
        </w:r>
      </w:ins>
      <w:ins w:id="276" w:author="Bill Pine" w:date="2021-02-17T11:18:00Z">
        <w:r w:rsidR="00093858">
          <w:t xml:space="preserve"> differences exist, and then</w:t>
        </w:r>
      </w:ins>
      <w:del w:id="277" w:author="Bill Pine" w:date="2021-02-17T11:18:00Z">
        <w:r w:rsidR="001C69D5" w:rsidRPr="001C69D5" w:rsidDel="00093858">
          <w:delText xml:space="preserve"> helps the user track changes by</w:delText>
        </w:r>
      </w:del>
      <w:r w:rsidR="001C69D5" w:rsidRPr="001C69D5">
        <w:t xml:space="preserve"> requiring the user to write comments</w:t>
      </w:r>
      <w:ins w:id="278" w:author="Bill Pine" w:date="2021-02-17T11:18:00Z">
        <w:r w:rsidR="00093858">
          <w:t xml:space="preserve"> in plain language describing each change made to </w:t>
        </w:r>
      </w:ins>
      <w:ins w:id="279" w:author="Bill Pine" w:date="2021-02-17T11:19:00Z">
        <w:r w:rsidR="00093858">
          <w:t>the code by the user before allowing those changes to be incorporated into a new version of the code</w:t>
        </w:r>
      </w:ins>
      <w:del w:id="280" w:author="Bill Pine" w:date="2021-02-17T11:19:00Z">
        <w:r w:rsidR="001C69D5" w:rsidRPr="001C69D5" w:rsidDel="00093858">
          <w:delText xml:space="preserve"> for each change</w:delText>
        </w:r>
      </w:del>
      <w:r w:rsidR="001C69D5" w:rsidRPr="001C69D5">
        <w:t xml:space="preserve">. The version control software will then create a unique version identifier for each iteration and allow the user to </w:t>
      </w:r>
      <w:proofErr w:type="gramStart"/>
      <w:r w:rsidR="001C69D5" w:rsidRPr="001C69D5">
        <w:t>revert back</w:t>
      </w:r>
      <w:proofErr w:type="gramEnd"/>
      <w:r w:rsidR="001C69D5" w:rsidRPr="001C69D5">
        <w:t xml:space="preserve"> to those changes if needed </w:t>
      </w:r>
      <w:sdt>
        <w:sdtPr>
          <w:rPr>
            <w:color w:val="000000"/>
          </w:rPr>
          <w:tag w:val="MENDELEY_CITATION_78b4860a-a842-4d0b-bb80-4157a7ab44b3"/>
          <w:id w:val="1689635013"/>
          <w:placeholder>
            <w:docPart w:val="6C46167184084FB6A0025A6AFEC2DB7C"/>
          </w:placeholder>
        </w:sdtPr>
        <w:sdtContent>
          <w:r w:rsidR="001C69D5" w:rsidRPr="001C69D5">
            <w:rPr>
              <w:color w:val="000000"/>
            </w:rPr>
            <w:t>(Noble, 2009)</w:t>
          </w:r>
        </w:sdtContent>
      </w:sdt>
      <w:r w:rsidR="001C69D5" w:rsidRPr="001C69D5">
        <w:t xml:space="preserve">. This is especially useful when a user decides to share their code or text with other collaborators. When the user receives </w:t>
      </w:r>
      <w:proofErr w:type="gramStart"/>
      <w:r w:rsidR="001C69D5" w:rsidRPr="001C69D5">
        <w:t>new comments</w:t>
      </w:r>
      <w:proofErr w:type="gramEnd"/>
      <w:r w:rsidR="001C69D5" w:rsidRPr="001C69D5">
        <w:t xml:space="preserve"> from the code/text they have shared, they are able to see what has been changed in relation to the original document. The user will then be able to implement those changes through </w:t>
      </w:r>
      <w:del w:id="281" w:author="Bill Pine" w:date="2021-02-18T10:44:00Z">
        <w:r w:rsidR="001C69D5" w:rsidRPr="001C69D5" w:rsidDel="00125207">
          <w:delText xml:space="preserve">a </w:delText>
        </w:r>
      </w:del>
      <w:ins w:id="282" w:author="Bill Pine" w:date="2021-02-18T10:44:00Z">
        <w:r w:rsidR="00125207">
          <w:t>the</w:t>
        </w:r>
        <w:r w:rsidR="00125207" w:rsidRPr="001C69D5">
          <w:t xml:space="preserve"> </w:t>
        </w:r>
      </w:ins>
      <w:r w:rsidR="001C69D5" w:rsidRPr="001C69D5">
        <w:t>version control system</w:t>
      </w:r>
      <w:ins w:id="283" w:author="Bill Pine" w:date="2021-02-18T10:44:00Z">
        <w:r w:rsidR="00125207">
          <w:t xml:space="preserve"> so these changes </w:t>
        </w:r>
        <w:proofErr w:type="gramStart"/>
        <w:r w:rsidR="00125207">
          <w:t>are tracked</w:t>
        </w:r>
        <w:proofErr w:type="gramEnd"/>
        <w:r w:rsidR="00125207">
          <w:t xml:space="preserve"> and transparent to other users</w:t>
        </w:r>
      </w:ins>
      <w:r w:rsidR="001C69D5" w:rsidRPr="001C69D5">
        <w:t>.</w:t>
      </w:r>
    </w:p>
    <w:p w14:paraId="415C2429" w14:textId="131BCE5F" w:rsidR="001C69D5" w:rsidRPr="001C69D5" w:rsidRDefault="001C69D5" w:rsidP="001C69D5">
      <w:pPr>
        <w:pStyle w:val="006BodyText"/>
      </w:pPr>
      <w:r w:rsidRPr="001C69D5">
        <w:lastRenderedPageBreak/>
        <w:t xml:space="preserve">In the LCR project, code collaboration is </w:t>
      </w:r>
      <w:del w:id="284" w:author="Bill Pine" w:date="2021-02-18T10:49:00Z">
        <w:r w:rsidRPr="001C69D5" w:rsidDel="00083333">
          <w:delText>a common practice</w:delText>
        </w:r>
      </w:del>
      <w:ins w:id="285" w:author="Bill Pine" w:date="2021-02-18T10:49:00Z">
        <w:r w:rsidR="00083333">
          <w:t>common</w:t>
        </w:r>
      </w:ins>
      <w:r w:rsidRPr="001C69D5">
        <w:t xml:space="preserve">. </w:t>
      </w:r>
      <w:del w:id="286" w:author="Bill Pine" w:date="2021-02-18T10:50:00Z">
        <w:r w:rsidRPr="001C69D5" w:rsidDel="00083333">
          <w:delText>Previously</w:delText>
        </w:r>
      </w:del>
      <w:ins w:id="287" w:author="Bill Pine" w:date="2021-02-18T10:50:00Z">
        <w:r w:rsidR="00083333">
          <w:t>Before the development of the GitHub repository structure</w:t>
        </w:r>
      </w:ins>
      <w:r w:rsidRPr="001C69D5">
        <w:t>, code writing collaborations in our project ultimately ended in several files of the same script but each file was a slight iteration of each other (</w:t>
      </w:r>
      <w:r w:rsidR="00C54452" w:rsidRPr="001C69D5">
        <w:t>e.g.</w:t>
      </w:r>
      <w:r w:rsidRPr="001C69D5">
        <w:t>, rscript_</w:t>
      </w:r>
      <w:proofErr w:type="gramStart"/>
      <w:r w:rsidRPr="001C69D5">
        <w:t>1.R</w:t>
      </w:r>
      <w:proofErr w:type="gramEnd"/>
      <w:r w:rsidRPr="001C69D5">
        <w:t xml:space="preserve">, rscript_2.R). It became confusing which script was the most up to date, and which script should </w:t>
      </w:r>
      <w:proofErr w:type="gramStart"/>
      <w:r w:rsidRPr="001C69D5">
        <w:t>be used</w:t>
      </w:r>
      <w:proofErr w:type="gramEnd"/>
      <w:r w:rsidRPr="001C69D5">
        <w:t xml:space="preserve"> for which analysis. Using version control </w:t>
      </w:r>
      <w:del w:id="288" w:author="Bill Pine" w:date="2021-02-18T10:50:00Z">
        <w:r w:rsidRPr="001C69D5" w:rsidDel="00083333">
          <w:delText xml:space="preserve">stores </w:delText>
        </w:r>
      </w:del>
      <w:ins w:id="289" w:author="Bill Pine" w:date="2021-02-18T10:50:00Z">
        <w:r w:rsidR="00083333">
          <w:t>archives</w:t>
        </w:r>
        <w:r w:rsidR="00083333" w:rsidRPr="001C69D5">
          <w:t xml:space="preserve"> </w:t>
        </w:r>
      </w:ins>
      <w:r w:rsidRPr="001C69D5">
        <w:t>each iteration of each file</w:t>
      </w:r>
      <w:ins w:id="290" w:author="Bill Pine" w:date="2021-02-18T10:50:00Z">
        <w:r w:rsidR="00083333">
          <w:t xml:space="preserve"> (in case a previous version </w:t>
        </w:r>
        <w:proofErr w:type="gramStart"/>
        <w:r w:rsidR="00083333">
          <w:t>is needed</w:t>
        </w:r>
        <w:proofErr w:type="gramEnd"/>
        <w:r w:rsidR="00083333">
          <w:t>)</w:t>
        </w:r>
      </w:ins>
      <w:r w:rsidRPr="001C69D5">
        <w:t>, while only keeping the most up to date version of that file</w:t>
      </w:r>
      <w:ins w:id="291" w:author="Bill Pine" w:date="2021-02-18T10:50:00Z">
        <w:r w:rsidR="00083333">
          <w:t xml:space="preserve"> active in the repository.  This makes it much easier to find the most up-to-date file for use across collaborations</w:t>
        </w:r>
      </w:ins>
      <w:del w:id="292" w:author="Bill Pine" w:date="2021-02-18T10:51:00Z">
        <w:r w:rsidRPr="001C69D5" w:rsidDel="00083333">
          <w:delText xml:space="preserve"> and freeing up the repository of duplicate files</w:delText>
        </w:r>
      </w:del>
      <w:r w:rsidRPr="001C69D5">
        <w:t xml:space="preserve">. We utilize GitHub to keep a record of which files have </w:t>
      </w:r>
      <w:proofErr w:type="gramStart"/>
      <w:r w:rsidRPr="001C69D5">
        <w:t>been changed</w:t>
      </w:r>
      <w:proofErr w:type="gramEnd"/>
      <w:r w:rsidRPr="001C69D5">
        <w:t xml:space="preserve">, who has changed them, and why they were changed. Using a version control software has saved us timed in trying to determine when and why certain script changes </w:t>
      </w:r>
      <w:proofErr w:type="gramStart"/>
      <w:r w:rsidRPr="001C69D5">
        <w:t>were implemented</w:t>
      </w:r>
      <w:proofErr w:type="gramEnd"/>
      <w:r w:rsidRPr="001C69D5">
        <w:t>.</w:t>
      </w:r>
    </w:p>
    <w:p w14:paraId="06E40C85" w14:textId="7C7563E7" w:rsidR="001C69D5" w:rsidRPr="001C69D5" w:rsidRDefault="00916D61" w:rsidP="001C69D5">
      <w:pPr>
        <w:pStyle w:val="003First-LevelSubheadingBOLD"/>
        <w:rPr>
          <w:rFonts w:eastAsia="Calibri"/>
        </w:rPr>
      </w:pPr>
      <w:bookmarkStart w:id="293" w:name="_Toc64018336"/>
      <w:r w:rsidRPr="001C69D5">
        <w:rPr>
          <w:rFonts w:eastAsia="Calibri"/>
        </w:rPr>
        <w:t xml:space="preserve">Challenges Working </w:t>
      </w:r>
      <w:r>
        <w:rPr>
          <w:rFonts w:eastAsia="Calibri"/>
        </w:rPr>
        <w:t>i</w:t>
      </w:r>
      <w:r w:rsidRPr="001C69D5">
        <w:rPr>
          <w:rFonts w:eastAsia="Calibri"/>
        </w:rPr>
        <w:t xml:space="preserve">n </w:t>
      </w:r>
      <w:del w:id="294" w:author="Bill Pine" w:date="2021-02-18T12:29:00Z">
        <w:r w:rsidDel="00547726">
          <w:rPr>
            <w:rFonts w:eastAsia="Calibri"/>
          </w:rPr>
          <w:delText>o</w:delText>
        </w:r>
        <w:r w:rsidRPr="001C69D5" w:rsidDel="00547726">
          <w:rPr>
            <w:rFonts w:eastAsia="Calibri"/>
          </w:rPr>
          <w:delText xml:space="preserve">ne </w:delText>
        </w:r>
      </w:del>
      <w:ins w:id="295" w:author="Bill Pine" w:date="2021-02-18T12:29:00Z">
        <w:r w:rsidR="00547726">
          <w:rPr>
            <w:rFonts w:eastAsia="Calibri"/>
          </w:rPr>
          <w:t>O</w:t>
        </w:r>
        <w:r w:rsidR="00547726" w:rsidRPr="001C69D5">
          <w:rPr>
            <w:rFonts w:eastAsia="Calibri"/>
          </w:rPr>
          <w:t xml:space="preserve">ne </w:t>
        </w:r>
      </w:ins>
      <w:r w:rsidRPr="001C69D5">
        <w:rPr>
          <w:rFonts w:eastAsia="Calibri"/>
        </w:rPr>
        <w:t>Repository</w:t>
      </w:r>
      <w:bookmarkEnd w:id="293"/>
      <w:ins w:id="296" w:author="Bill Pine" w:date="2021-02-18T12:29:00Z">
        <w:r w:rsidR="00547726">
          <w:rPr>
            <w:rFonts w:eastAsia="Calibri"/>
          </w:rPr>
          <w:t>: Lesson Learned</w:t>
        </w:r>
      </w:ins>
    </w:p>
    <w:p w14:paraId="75C0F2B3" w14:textId="42DA5175" w:rsidR="001C69D5" w:rsidRPr="001C69D5" w:rsidRDefault="001C69D5" w:rsidP="00C92DA8">
      <w:pPr>
        <w:pStyle w:val="006BodyText"/>
      </w:pPr>
      <w:r w:rsidRPr="001C69D5">
        <w:t>As the LCR project started to collect a consistent stream of data, it became apparent that its GitHub structure</w:t>
      </w:r>
      <w:ins w:id="297" w:author="Bill Pine" w:date="2021-02-18T11:13:00Z">
        <w:r w:rsidR="002102ED">
          <w:t xml:space="preserve"> as original designed</w:t>
        </w:r>
      </w:ins>
      <w:r w:rsidRPr="001C69D5">
        <w:t xml:space="preserve"> was becoming increasingly more difficult to maintain and manage. One of the main complaints</w:t>
      </w:r>
      <w:ins w:id="298" w:author="Bill Pine" w:date="2021-02-18T11:13:00Z">
        <w:r w:rsidR="002102ED">
          <w:t xml:space="preserve"> of users</w:t>
        </w:r>
      </w:ins>
      <w:r w:rsidRPr="001C69D5">
        <w:t xml:space="preserve">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w:t>
      </w:r>
      <w:ins w:id="299" w:author="Bill Pine" w:date="2021-02-18T12:29:00Z">
        <w:r w:rsidR="00547726">
          <w:t xml:space="preserve"> in a way that was </w:t>
        </w:r>
        <w:proofErr w:type="spellStart"/>
        <w:r w:rsidR="00547726">
          <w:t>unmanagement</w:t>
        </w:r>
      </w:ins>
      <w:proofErr w:type="spellEnd"/>
      <w:r w:rsidRPr="001C69D5">
        <w:t xml:space="preserve">. Our main GitHub repository started to store multiple projects inside of itself, leading to a confusion of what was in the repository was which data and scripts </w:t>
      </w:r>
      <w:proofErr w:type="gramStart"/>
      <w:r w:rsidRPr="001C69D5">
        <w:t>were used</w:t>
      </w:r>
      <w:proofErr w:type="gramEnd"/>
      <w:r w:rsidRPr="001C69D5">
        <w:t xml:space="preserve"> for each of the different projects. We soon came to realize that the </w:t>
      </w:r>
      <w:r w:rsidRPr="001C69D5">
        <w:lastRenderedPageBreak/>
        <w:t xml:space="preserve">GitHub repository structure we had employed was not effective in keeping our files or projects organized. </w:t>
      </w:r>
      <w:del w:id="300" w:author="Bill Pine" w:date="2021-02-18T12:30:00Z">
        <w:r w:rsidRPr="001C69D5" w:rsidDel="00547726">
          <w:delText>We want to note that this described repository structure could work for ecological efforts, but for our project it became too cluttered and unclear to continue using this particular repository structure</w:delText>
        </w:r>
      </w:del>
      <w:ins w:id="301" w:author="Bill Pine" w:date="2021-02-18T12:30:00Z">
        <w:r w:rsidR="00547726">
          <w:t>This led to a major revision in GitHub repository structure</w:t>
        </w:r>
      </w:ins>
      <w:r w:rsidRPr="001C69D5">
        <w:t>.</w:t>
      </w:r>
    </w:p>
    <w:p w14:paraId="567A7897" w14:textId="0BC0F812" w:rsidR="001C69D5" w:rsidRPr="001C69D5" w:rsidRDefault="00916D61" w:rsidP="001C69D5">
      <w:pPr>
        <w:pStyle w:val="003First-LevelSubheadingBOLD"/>
        <w:rPr>
          <w:rFonts w:eastAsia="Calibri"/>
        </w:rPr>
      </w:pPr>
      <w:bookmarkStart w:id="302"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302"/>
      <w:ins w:id="303" w:author="Bill Pine" w:date="2021-02-18T12:30:00Z">
        <w:r w:rsidR="00547726">
          <w:rPr>
            <w:rFonts w:eastAsia="Calibri"/>
          </w:rPr>
          <w:t>: LCR Project v2.0</w:t>
        </w:r>
      </w:ins>
    </w:p>
    <w:p w14:paraId="33712A4C" w14:textId="14849039" w:rsidR="001C69D5" w:rsidRPr="001C69D5" w:rsidRDefault="001C69D5" w:rsidP="001C69D5">
      <w:pPr>
        <w:pStyle w:val="006BodyText"/>
      </w:pPr>
      <w:r w:rsidRPr="001C69D5">
        <w:t xml:space="preserve">The main goal </w:t>
      </w:r>
      <w:del w:id="304" w:author="Bill Pine" w:date="2021-02-18T12:30:00Z">
        <w:r w:rsidRPr="001C69D5" w:rsidDel="00547726">
          <w:delText>of our new</w:delText>
        </w:r>
      </w:del>
      <w:ins w:id="305" w:author="Bill Pine" w:date="2021-02-18T12:30:00Z">
        <w:r w:rsidR="00547726">
          <w:t>of the</w:t>
        </w:r>
      </w:ins>
      <w:r w:rsidRPr="001C69D5">
        <w:t xml:space="preserve"> GitHub repository</w:t>
      </w:r>
      <w:ins w:id="306" w:author="Bill Pine" w:date="2021-02-18T12:30:00Z">
        <w:r w:rsidR="00547726">
          <w:t xml:space="preserve"> version 2.0 for the Lone Cabbage project</w:t>
        </w:r>
      </w:ins>
      <w:del w:id="307" w:author="Bill Pine" w:date="2021-02-18T12:30:00Z">
        <w:r w:rsidRPr="001C69D5" w:rsidDel="00547726">
          <w:delText xml:space="preserve"> structure is</w:delText>
        </w:r>
      </w:del>
      <w:r w:rsidRPr="001C69D5">
        <w:t xml:space="preserve"> to keep different </w:t>
      </w:r>
      <w:ins w:id="308" w:author="Bill Pine" w:date="2021-02-18T12:31:00Z">
        <w:r w:rsidR="00547726">
          <w:t>sub-</w:t>
        </w:r>
      </w:ins>
      <w:r w:rsidRPr="001C69D5">
        <w:t>projects separate</w:t>
      </w:r>
      <w:ins w:id="309" w:author="Bill Pine" w:date="2021-02-18T12:31:00Z">
        <w:r w:rsidR="00547726">
          <w:t xml:space="preserve"> (i.e., water quality summaries for reports separate from water quality analyses)</w:t>
        </w:r>
      </w:ins>
      <w:r w:rsidRPr="001C69D5">
        <w:t xml:space="preserve"> but to have </w:t>
      </w:r>
      <w:del w:id="310" w:author="Bill Pine" w:date="2021-02-18T12:31:00Z">
        <w:r w:rsidRPr="001C69D5" w:rsidDel="00547726">
          <w:delText xml:space="preserve">one </w:delText>
        </w:r>
      </w:del>
      <w:r w:rsidRPr="001C69D5">
        <w:t xml:space="preserve">common </w:t>
      </w:r>
      <w:ins w:id="311" w:author="Bill Pine" w:date="2021-02-18T12:31:00Z">
        <w:r w:rsidR="00547726">
          <w:t xml:space="preserve">living </w:t>
        </w:r>
      </w:ins>
      <w:r w:rsidRPr="001C69D5">
        <w:t>data source</w:t>
      </w:r>
      <w:ins w:id="312" w:author="Bill Pine" w:date="2021-02-18T12:31:00Z">
        <w:r w:rsidR="00547726">
          <w:t>s</w:t>
        </w:r>
      </w:ins>
      <w:del w:id="313" w:author="Bill Pine" w:date="2021-02-18T12:32:00Z">
        <w:r w:rsidRPr="001C69D5" w:rsidDel="00547726">
          <w:delText xml:space="preserve"> in which team members may be able to update their data from</w:delText>
        </w:r>
      </w:del>
      <w:r w:rsidRPr="001C69D5">
        <w:t>. We extracted the different projects inside our main GitHub repository and created individual project repositories. Each project repository follows the same guidelines for folder structure (</w:t>
      </w:r>
      <w:ins w:id="314" w:author="Bill Pine" w:date="2021-02-18T15:00:00Z">
        <w:r w:rsidR="00540BD5">
          <w:fldChar w:fldCharType="begin"/>
        </w:r>
        <w:r w:rsidR="00540BD5">
          <w:instrText xml:space="preserve"> HYPERLINK "</w:instrText>
        </w:r>
      </w:ins>
      <w:r w:rsidR="00540BD5" w:rsidRPr="001C69D5">
        <w:instrText>https://github.com/LCRoysterproject/repo_structure</w:instrText>
      </w:r>
      <w:ins w:id="315" w:author="Bill Pine" w:date="2021-02-18T15:00:00Z">
        <w:r w:rsidR="00540BD5">
          <w:instrText xml:space="preserve">" </w:instrText>
        </w:r>
        <w:r w:rsidR="00540BD5">
          <w:fldChar w:fldCharType="separate"/>
        </w:r>
      </w:ins>
      <w:r w:rsidR="00540BD5" w:rsidRPr="00546F40">
        <w:rPr>
          <w:rStyle w:val="Hyperlink"/>
        </w:rPr>
        <w:t>https://github.com/LCRoysterproject/repo_structure</w:t>
      </w:r>
      <w:ins w:id="316" w:author="Bill Pine" w:date="2021-02-18T15:00:00Z">
        <w:r w:rsidR="00540BD5">
          <w:fldChar w:fldCharType="end"/>
        </w:r>
      </w:ins>
      <w:r w:rsidRPr="001C69D5">
        <w:t>)</w:t>
      </w:r>
      <w:ins w:id="317" w:author="Bill Pine" w:date="2021-02-18T15:00:00Z">
        <w:r w:rsidR="00540BD5">
          <w:t xml:space="preserve"> defined earlier, but instead of the entire project falling under one repository, separate repositories </w:t>
        </w:r>
        <w:proofErr w:type="gramStart"/>
        <w:r w:rsidR="00540BD5">
          <w:t>were created</w:t>
        </w:r>
      </w:ins>
      <w:proofErr w:type="gramEnd"/>
      <w:r w:rsidRPr="001C69D5">
        <w:t>.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what their outputs are. Our project team members are required to make updates to README.md</w:t>
      </w:r>
      <w:r w:rsidR="00260CE9">
        <w:t xml:space="preserve"> </w:t>
      </w:r>
      <w:proofErr w:type="gramStart"/>
      <w:r w:rsidR="00260CE9">
        <w:t>file’s</w:t>
      </w:r>
      <w:proofErr w:type="gramEnd"/>
      <w:r w:rsidRPr="001C69D5">
        <w:t xml:space="preserve"> as they create new files for scripts and text, ensuring clarity and transparency in the repository.</w:t>
      </w:r>
    </w:p>
    <w:p w14:paraId="51DBF031" w14:textId="4476A321" w:rsidR="001C69D5" w:rsidRPr="001C69D5" w:rsidRDefault="004C68AC" w:rsidP="002B03C0">
      <w:pPr>
        <w:pStyle w:val="006BodyText"/>
      </w:pPr>
      <w:ins w:id="318" w:author="Bill Pine" w:date="2021-02-18T15:11:00Z">
        <w:r>
          <w:t>Why is this structure an improvement over the first version of the LCR project GitHub repository structure</w:t>
        </w:r>
      </w:ins>
      <w:ins w:id="319" w:author="Bill Pine" w:date="2021-02-18T15:12:00Z">
        <w:r>
          <w:t xml:space="preserve">?  First, </w:t>
        </w:r>
      </w:ins>
      <w:del w:id="320" w:author="Bill Pine" w:date="2021-02-18T15:12:00Z">
        <w:r w:rsidR="001C69D5" w:rsidRPr="001C69D5" w:rsidDel="004C68AC">
          <w:delText xml:space="preserve">These </w:delText>
        </w:r>
      </w:del>
      <w:ins w:id="321" w:author="Bill Pine" w:date="2021-02-18T15:12:00Z">
        <w:r>
          <w:t>t</w:t>
        </w:r>
        <w:r w:rsidRPr="001C69D5">
          <w:t xml:space="preserve">hese </w:t>
        </w:r>
      </w:ins>
      <w:r w:rsidR="001C69D5" w:rsidRPr="001C69D5">
        <w:t xml:space="preserve">individualized project repositories are self-sustaining and only team members actively working on that project have access to them. </w:t>
      </w:r>
      <w:ins w:id="322" w:author="Bill Pine" w:date="2021-02-18T15:12:00Z">
        <w:r>
          <w:t xml:space="preserve">Second, </w:t>
        </w:r>
      </w:ins>
      <w:del w:id="323" w:author="Bill Pine" w:date="2021-02-18T15:12:00Z">
        <w:r w:rsidR="001C69D5" w:rsidRPr="001C69D5" w:rsidDel="004C68AC">
          <w:delText xml:space="preserve">These </w:delText>
        </w:r>
      </w:del>
      <w:ins w:id="324" w:author="Bill Pine" w:date="2021-02-18T15:12:00Z">
        <w:r>
          <w:t>t</w:t>
        </w:r>
        <w:r w:rsidRPr="001C69D5">
          <w:t xml:space="preserve">hese </w:t>
        </w:r>
      </w:ins>
      <w:r w:rsidR="001C69D5" w:rsidRPr="001C69D5">
        <w:t xml:space="preserve">repositories are </w:t>
      </w:r>
      <w:del w:id="325" w:author="Bill Pine" w:date="2021-02-18T15:12:00Z">
        <w:r w:rsidR="001C69D5" w:rsidRPr="001C69D5" w:rsidDel="004C68AC">
          <w:delText>self-sustaining</w:delText>
        </w:r>
      </w:del>
      <w:ins w:id="326" w:author="Bill Pine" w:date="2021-02-18T15:12:00Z">
        <w:r>
          <w:t xml:space="preserve"> independent</w:t>
        </w:r>
      </w:ins>
      <w:r w:rsidR="001C69D5" w:rsidRPr="001C69D5">
        <w:t xml:space="preserve"> </w:t>
      </w:r>
      <w:del w:id="327" w:author="Bill Pine" w:date="2021-02-18T15:12:00Z">
        <w:r w:rsidR="001C69D5" w:rsidRPr="001C69D5" w:rsidDel="004C68AC">
          <w:delText xml:space="preserve">in the sense that they are independent </w:delText>
        </w:r>
      </w:del>
      <w:r w:rsidR="001C69D5" w:rsidRPr="001C69D5">
        <w:t xml:space="preserve">from one another, and their scripts </w:t>
      </w:r>
      <w:proofErr w:type="gramStart"/>
      <w:r w:rsidR="001C69D5" w:rsidRPr="001C69D5">
        <w:t>are not influenced</w:t>
      </w:r>
      <w:proofErr w:type="gramEnd"/>
      <w:r w:rsidR="001C69D5" w:rsidRPr="001C69D5">
        <w:t xml:space="preserve"> by other </w:t>
      </w:r>
      <w:r w:rsidR="001C69D5" w:rsidRPr="001C69D5">
        <w:lastRenderedPageBreak/>
        <w:t xml:space="preserve">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w:t>
      </w:r>
      <w:ins w:id="328" w:author="Bill Pine" w:date="2021-02-18T15:12:00Z">
        <w:r>
          <w:t xml:space="preserve">In the second version of the structure, </w:t>
        </w:r>
      </w:ins>
      <w:del w:id="329" w:author="Bill Pine" w:date="2021-02-18T15:12:00Z">
        <w:r w:rsidR="001C69D5" w:rsidRPr="001C69D5" w:rsidDel="004C68AC">
          <w:delText xml:space="preserve">All </w:delText>
        </w:r>
      </w:del>
      <w:ins w:id="330" w:author="Bill Pine" w:date="2021-02-18T15:12:00Z">
        <w:r>
          <w:t>a</w:t>
        </w:r>
        <w:r w:rsidRPr="001C69D5">
          <w:t xml:space="preserve">ll </w:t>
        </w:r>
      </w:ins>
      <w:r w:rsidR="001C69D5" w:rsidRPr="001C69D5">
        <w:t xml:space="preserve">LCR generated data </w:t>
      </w:r>
      <w:proofErr w:type="gramStart"/>
      <w:r w:rsidR="001C69D5" w:rsidRPr="001C69D5">
        <w:t>are processed</w:t>
      </w:r>
      <w:proofErr w:type="gramEnd"/>
      <w:r w:rsidR="001C69D5" w:rsidRPr="001C69D5">
        <w:t xml:space="preserve"> and then stored in a master data repository. This data repository may contain relevant data which could </w:t>
      </w:r>
      <w:proofErr w:type="gramStart"/>
      <w:r w:rsidR="001C69D5" w:rsidRPr="001C69D5">
        <w:t>be used</w:t>
      </w:r>
      <w:proofErr w:type="gramEnd"/>
      <w:r w:rsidR="001C69D5" w:rsidRPr="001C69D5">
        <w:t xml:space="preserve"> among different project repositories (</w:t>
      </w:r>
      <w:r w:rsidR="001C69D5">
        <w:t>Figure 2-2</w:t>
      </w:r>
      <w:r w:rsidR="001C69D5" w:rsidRPr="001C69D5">
        <w:t>). This master data repository also contains commonly used scripts and text</w:t>
      </w:r>
      <w:ins w:id="331" w:author="Bill Pine" w:date="2021-02-18T15:01:00Z">
        <w:r w:rsidR="00540BD5">
          <w:t xml:space="preserve"> for routine project reporting efforts</w:t>
        </w:r>
      </w:ins>
      <w:r w:rsidR="001C69D5" w:rsidRPr="001C69D5">
        <w:t xml:space="preserve"> (e.g., water quality MySQL extraction code, sampling power analysis). Every LCR team member has access to this master data repository. In the event in which a team member needs to update the data for their analysis, they </w:t>
      </w:r>
      <w:proofErr w:type="gramStart"/>
      <w:r w:rsidR="001C69D5" w:rsidRPr="001C69D5">
        <w:t>are able to</w:t>
      </w:r>
      <w:proofErr w:type="gramEnd"/>
      <w:r w:rsidR="001C69D5" w:rsidRPr="001C69D5">
        <w:t xml:space="preserve"> do so without limitations or approval. These data </w:t>
      </w:r>
      <w:proofErr w:type="gramStart"/>
      <w:r w:rsidR="001C69D5" w:rsidRPr="001C69D5">
        <w:t>are also protected</w:t>
      </w:r>
      <w:proofErr w:type="gramEnd"/>
      <w:r w:rsidR="001C69D5" w:rsidRPr="001C69D5">
        <w:t xml:space="preserve"> from being wrongfully edited or deleted by GitHub branch permissions. Only LCR project admins </w:t>
      </w:r>
      <w:proofErr w:type="gramStart"/>
      <w:r w:rsidR="001C69D5" w:rsidRPr="001C69D5">
        <w:t>are allowed to</w:t>
      </w:r>
      <w:proofErr w:type="gramEnd"/>
      <w:r w:rsidR="001C69D5" w:rsidRPr="001C69D5">
        <w:t xml:space="preserve"> make updates or changes to the master data repository, which adds an extra layer of security to this repository.</w:t>
      </w:r>
    </w:p>
    <w:p w14:paraId="25533141" w14:textId="138D4D7F" w:rsidR="001C69D5" w:rsidRPr="001C69D5" w:rsidRDefault="00540BD5" w:rsidP="001C69D5">
      <w:pPr>
        <w:pStyle w:val="003First-LevelSubheadingBOLD"/>
        <w:rPr>
          <w:rFonts w:eastAsia="Calibri"/>
        </w:rPr>
      </w:pPr>
      <w:bookmarkStart w:id="332" w:name="_Toc64018338"/>
      <w:ins w:id="333" w:author="Bill Pine" w:date="2021-02-18T15:02:00Z">
        <w:r>
          <w:rPr>
            <w:rFonts w:eastAsia="Calibri"/>
          </w:rPr>
          <w:t xml:space="preserve">Controlling Access via </w:t>
        </w:r>
      </w:ins>
      <w:r w:rsidR="00397459" w:rsidRPr="001C69D5">
        <w:rPr>
          <w:rFonts w:eastAsia="Calibri"/>
        </w:rPr>
        <w:t xml:space="preserve">Github Permissions </w:t>
      </w:r>
      <w:r w:rsidR="00744963">
        <w:rPr>
          <w:rFonts w:eastAsia="Calibri"/>
        </w:rPr>
        <w:t>a</w:t>
      </w:r>
      <w:r w:rsidR="00397459" w:rsidRPr="001C69D5">
        <w:rPr>
          <w:rFonts w:eastAsia="Calibri"/>
        </w:rPr>
        <w:t>nd Branch Workflow</w:t>
      </w:r>
      <w:bookmarkEnd w:id="332"/>
      <w:r w:rsidR="00397459" w:rsidRPr="001C69D5">
        <w:rPr>
          <w:rFonts w:eastAsia="Calibri"/>
        </w:rPr>
        <w:t xml:space="preserve"> </w:t>
      </w:r>
    </w:p>
    <w:p w14:paraId="03954F7A" w14:textId="435B3040"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ins w:id="334" w:author="Bill Pine" w:date="2021-02-18T15:13:00Z">
        <w:r w:rsidR="004C68AC">
          <w:rPr>
            <w:color w:val="000000"/>
          </w:rPr>
          <w:t xml:space="preserve">This is useful for protecting some branches from permanent change, while at the same time allowing the files to </w:t>
        </w:r>
        <w:proofErr w:type="gramStart"/>
        <w:r w:rsidR="004C68AC">
          <w:rPr>
            <w:color w:val="000000"/>
          </w:rPr>
          <w:t>be used</w:t>
        </w:r>
        <w:proofErr w:type="gramEnd"/>
        <w:r w:rsidR="004C68AC">
          <w:rPr>
            <w:color w:val="000000"/>
          </w:rPr>
          <w:t xml:space="preserve"> by multiple team members. As an example, </w:t>
        </w:r>
        <w:r w:rsidR="004C68AC">
          <w:t>f</w:t>
        </w:r>
      </w:ins>
      <w:del w:id="335" w:author="Bill Pine" w:date="2021-02-18T15:13:00Z">
        <w:r w:rsidRPr="001C69D5" w:rsidDel="004C68AC">
          <w:delText>F</w:delText>
        </w:r>
      </w:del>
      <w:r w:rsidRPr="001C69D5">
        <w:t>or each LCR project repository</w:t>
      </w:r>
      <w:del w:id="336" w:author="Bill Pine" w:date="2021-02-18T15:14:00Z">
        <w:r w:rsidRPr="001C69D5" w:rsidDel="004C68AC">
          <w:delText>,</w:delText>
        </w:r>
      </w:del>
      <w:r w:rsidRPr="001C69D5">
        <w:t xml:space="preserve"> which has collaborators, we establish a protected `master` branch, and open collaborator branches. Collaborators </w:t>
      </w:r>
      <w:proofErr w:type="gramStart"/>
      <w:r w:rsidRPr="001C69D5">
        <w:t>are able to</w:t>
      </w:r>
      <w:proofErr w:type="gramEnd"/>
      <w:r w:rsidRPr="001C69D5">
        <w:t xml:space="preserve"> edit and modify their own branches however they please, but they are not able to update or modify the </w:t>
      </w:r>
      <w:del w:id="337" w:author="Bill Pine" w:date="2021-02-18T15:14:00Z">
        <w:r w:rsidRPr="001C69D5" w:rsidDel="004C68AC">
          <w:delText>`</w:delText>
        </w:r>
      </w:del>
      <w:ins w:id="338" w:author="Bill Pine" w:date="2021-02-18T15:14:00Z">
        <w:r w:rsidR="004C68AC">
          <w:t>”</w:t>
        </w:r>
      </w:ins>
      <w:r w:rsidRPr="001C69D5">
        <w:t>master</w:t>
      </w:r>
      <w:del w:id="339" w:author="Bill Pine" w:date="2021-02-18T15:14:00Z">
        <w:r w:rsidRPr="001C69D5" w:rsidDel="004C68AC">
          <w:delText xml:space="preserve">` </w:delText>
        </w:r>
      </w:del>
      <w:ins w:id="340" w:author="Bill Pine" w:date="2021-02-18T15:14:00Z">
        <w:r w:rsidR="004C68AC">
          <w:t>‘</w:t>
        </w:r>
        <w:r w:rsidR="004C68AC" w:rsidRPr="001C69D5">
          <w:t xml:space="preserve"> </w:t>
        </w:r>
      </w:ins>
      <w:r w:rsidRPr="001C69D5">
        <w:t xml:space="preserve">branch unless approved by a project admin via a pull request. Project admins </w:t>
      </w:r>
      <w:proofErr w:type="gramStart"/>
      <w:r w:rsidRPr="001C69D5">
        <w:t>are expected</w:t>
      </w:r>
      <w:proofErr w:type="gramEnd"/>
      <w:r w:rsidRPr="001C69D5">
        <w:t xml:space="preserve"> to review a pull request rigorously and work with the collaborator if there are any discrepancies in the pull </w:t>
      </w:r>
      <w:r w:rsidRPr="001C69D5">
        <w:lastRenderedPageBreak/>
        <w:t xml:space="preserve">request. Using a system that checks the work of collaborators has helped us reduce errors in code, text, and data and can </w:t>
      </w:r>
      <w:proofErr w:type="gramStart"/>
      <w:r w:rsidRPr="001C69D5">
        <w:t>be implemented</w:t>
      </w:r>
      <w:proofErr w:type="gramEnd"/>
      <w:r w:rsidRPr="001C69D5">
        <w:t xml:space="preserve">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341" w:name="_Toc64018339"/>
      <w:r w:rsidRPr="001C69D5">
        <w:rPr>
          <w:rFonts w:eastAsia="Calibri"/>
        </w:rPr>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341"/>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8"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w:t>
      </w:r>
      <w:r w:rsidRPr="001C69D5">
        <w:lastRenderedPageBreak/>
        <w:t>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342" w:name="_Toc64018340"/>
      <w:r w:rsidRPr="001C69D5">
        <w:rPr>
          <w:rFonts w:eastAsia="Calibri"/>
        </w:rPr>
        <w:t>Transparency</w:t>
      </w:r>
      <w:bookmarkEnd w:id="342"/>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w:t>
      </w:r>
      <w:proofErr w:type="gramStart"/>
      <w:r w:rsidRPr="001C69D5">
        <w:t>are easily seen</w:t>
      </w:r>
      <w:proofErr w:type="gramEnd"/>
      <w:r w:rsidRPr="001C69D5">
        <w:t xml:space="preserve"> and located in GitHub, and allow for collaborators to understand any change submitted to the repository. Transparent repositories are unlikely to </w:t>
      </w:r>
      <w:proofErr w:type="gramStart"/>
      <w:r w:rsidRPr="001C69D5">
        <w:t>be “scooped”</w:t>
      </w:r>
      <w:proofErr w:type="gramEnd"/>
      <w:r w:rsidRPr="001C69D5">
        <w:t xml:space="preserve">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602A1127" w:rsidR="001C69D5" w:rsidRPr="001C69D5" w:rsidRDefault="00BE1449" w:rsidP="002B03C0">
      <w:pPr>
        <w:pStyle w:val="003First-LevelSubheadingBOLD"/>
        <w:rPr>
          <w:rFonts w:eastAsia="Calibri"/>
        </w:rPr>
      </w:pPr>
      <w:bookmarkStart w:id="343" w:name="_Toc64018341"/>
      <w:r>
        <w:rPr>
          <w:rFonts w:eastAsia="Calibri"/>
        </w:rPr>
        <w:t>Discussion</w:t>
      </w:r>
      <w:bookmarkEnd w:id="343"/>
    </w:p>
    <w:p w14:paraId="344AC96F" w14:textId="2EF4A545" w:rsidR="001C69D5" w:rsidRPr="001C69D5" w:rsidRDefault="001C69D5" w:rsidP="002B03C0">
      <w:pPr>
        <w:pStyle w:val="006BodyText"/>
      </w:pPr>
      <w:r w:rsidRPr="001C69D5">
        <w:t xml:space="preserve">Ecology is an ever-growing </w:t>
      </w:r>
      <w:ins w:id="344" w:author="Bill Pine" w:date="2021-02-18T16:38:00Z">
        <w:r w:rsidR="000149AD">
          <w:t xml:space="preserve">field of </w:t>
        </w:r>
      </w:ins>
      <w:r w:rsidRPr="001C69D5">
        <w:t xml:space="preserve">science </w:t>
      </w:r>
      <w:ins w:id="345" w:author="Bill Pine" w:date="2021-02-18T16:38:00Z">
        <w:r w:rsidR="000149AD">
          <w:t xml:space="preserve">with rapidly changing data streams to help advance knowledge.  </w:t>
        </w:r>
      </w:ins>
      <w:ins w:id="346" w:author="Bill Pine" w:date="2021-02-18T16:39:00Z">
        <w:r w:rsidR="000149AD">
          <w:t xml:space="preserve">However, without tools in place to organize, manage, and serve these data, the utility of these data streams can </w:t>
        </w:r>
        <w:proofErr w:type="gramStart"/>
        <w:r w:rsidR="000149AD">
          <w:t>be limited</w:t>
        </w:r>
        <w:proofErr w:type="gramEnd"/>
        <w:r w:rsidR="000149AD">
          <w:t>.  Living data are common in many ecological studies, and these data</w:t>
        </w:r>
      </w:ins>
      <w:del w:id="347" w:author="Bill Pine" w:date="2021-02-18T16:39:00Z">
        <w:r w:rsidRPr="001C69D5" w:rsidDel="000149AD">
          <w:delText>requiring a constant need to keep up to date with the latest technological advancements in field data collection. With that, it is necessary to create a cautious and manageable plan to store and maintain ecological “living data”. These data</w:delText>
        </w:r>
      </w:del>
      <w:r w:rsidRPr="001C69D5">
        <w:t xml:space="preserve"> provide unique challenges in management and </w:t>
      </w:r>
      <w:r w:rsidRPr="001C69D5">
        <w:lastRenderedPageBreak/>
        <w:t xml:space="preserve">reproducibility. </w:t>
      </w:r>
      <w:ins w:id="348" w:author="Bill Pine" w:date="2021-02-18T16:40:00Z">
        <w:r w:rsidR="000149AD">
          <w:t xml:space="preserve">I have demonstrated how </w:t>
        </w:r>
      </w:ins>
      <w:del w:id="349" w:author="Bill Pine" w:date="2021-02-18T16:40:00Z">
        <w:r w:rsidRPr="001C69D5" w:rsidDel="000149AD">
          <w:delText xml:space="preserve">Using </w:delText>
        </w:r>
      </w:del>
      <w:ins w:id="350" w:author="Bill Pine" w:date="2021-02-18T16:40:00Z">
        <w:r w:rsidR="000149AD">
          <w:t>u</w:t>
        </w:r>
        <w:r w:rsidR="000149AD" w:rsidRPr="001C69D5">
          <w:t xml:space="preserve">sing </w:t>
        </w:r>
      </w:ins>
      <w:r w:rsidRPr="001C69D5">
        <w:t xml:space="preserve">a well-established GitHub repository for </w:t>
      </w:r>
      <w:del w:id="351" w:author="Bill Pine" w:date="2021-02-18T16:40:00Z">
        <w:r w:rsidRPr="001C69D5" w:rsidDel="000149AD">
          <w:delText>“</w:delText>
        </w:r>
      </w:del>
      <w:r w:rsidRPr="001C69D5">
        <w:t>living data</w:t>
      </w:r>
      <w:del w:id="352" w:author="Bill Pine" w:date="2021-02-18T16:40:00Z">
        <w:r w:rsidRPr="001C69D5" w:rsidDel="000149AD">
          <w:delText xml:space="preserve">” </w:delText>
        </w:r>
      </w:del>
      <w:ins w:id="353" w:author="Bill Pine" w:date="2021-02-18T16:40:00Z">
        <w:r w:rsidR="000149AD">
          <w:t xml:space="preserve"> can </w:t>
        </w:r>
      </w:ins>
      <w:r w:rsidRPr="001C69D5">
        <w:t>lead</w:t>
      </w:r>
      <w:del w:id="354" w:author="Bill Pine" w:date="2021-02-18T16:40:00Z">
        <w:r w:rsidRPr="001C69D5" w:rsidDel="000149AD">
          <w:delText>s</w:delText>
        </w:r>
      </w:del>
      <w:r w:rsidRPr="001C69D5">
        <w:t xml:space="preserve"> to effective and easy 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which increases the transparency of the effort</w:t>
      </w:r>
      <w:ins w:id="355" w:author="Bill Pine" w:date="2021-02-18T16:40:00Z">
        <w:r w:rsidR="000149AD">
          <w:t xml:space="preserve"> of collecting and analyzing data</w:t>
        </w:r>
      </w:ins>
      <w:r w:rsidRPr="001C69D5">
        <w:t xml:space="preserve">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ins w:id="356" w:author="Bill Pine" w:date="2021-02-18T16:40:00Z">
        <w:r w:rsidR="000149AD">
          <w:rPr>
            <w:color w:val="000000"/>
          </w:rPr>
          <w:t xml:space="preserve"> from the research</w:t>
        </w:r>
      </w:ins>
      <w:r w:rsidRPr="001C69D5">
        <w:t>.</w:t>
      </w:r>
    </w:p>
    <w:p w14:paraId="341E891B" w14:textId="173C7B62" w:rsidR="001C69D5" w:rsidRPr="001C69D5" w:rsidRDefault="001C69D5" w:rsidP="002B03C0">
      <w:pPr>
        <w:pStyle w:val="006BodyText"/>
      </w:pPr>
      <w:commentRangeStart w:id="357"/>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w:t>
      </w:r>
      <w:proofErr w:type="gramStart"/>
      <w:r w:rsidRPr="001C69D5">
        <w:t>is required</w:t>
      </w:r>
      <w:proofErr w:type="gramEnd"/>
      <w:r w:rsidRPr="001C69D5">
        <w:t xml:space="preserve">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w:t>
      </w:r>
      <w:commentRangeEnd w:id="357"/>
      <w:r w:rsidR="000149AD">
        <w:rPr>
          <w:rStyle w:val="CommentReference"/>
          <w:rFonts w:eastAsia="Times New Roman" w:cs="Times New Roman"/>
        </w:rPr>
        <w:commentReference w:id="357"/>
      </w:r>
      <w:r w:rsidRPr="001C69D5">
        <w:t xml:space="preserve"> </w:t>
      </w:r>
    </w:p>
    <w:p w14:paraId="127EAC39" w14:textId="4BEFB31F"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9" w:history="1">
        <w:r w:rsidRPr="001C69D5">
          <w:rPr>
            <w:color w:val="4472C4"/>
          </w:rPr>
          <w:t>https://guides.github.com/activities/hello-world/</w:t>
        </w:r>
      </w:hyperlink>
      <w:r w:rsidRPr="001C69D5">
        <w:t xml:space="preserve">, lab.github.com). Another advantage in using GitHub is that if a repository </w:t>
      </w:r>
      <w:proofErr w:type="gramStart"/>
      <w:r w:rsidRPr="001C69D5">
        <w:t>is accidently deleted</w:t>
      </w:r>
      <w:proofErr w:type="gramEnd"/>
      <w:r w:rsidRPr="001C69D5">
        <w:t xml:space="preserve">, a user has 90 days to retrieve the repository. A benefit in using our described approach is that it can </w:t>
      </w:r>
      <w:proofErr w:type="gramStart"/>
      <w:r w:rsidRPr="001C69D5">
        <w:t>be applied</w:t>
      </w:r>
      <w:proofErr w:type="gramEnd"/>
      <w:r w:rsidRPr="001C69D5">
        <w:t xml:space="preserve"> to any ecological effort which has a consistent stream of data by allowing a master data repository to be accessible to all team members while still protecting the repository from adverse or unintentional changes. Additionally, this type of workflow can easily </w:t>
      </w:r>
      <w:proofErr w:type="gramStart"/>
      <w:r w:rsidRPr="001C69D5">
        <w:t xml:space="preserve">be </w:t>
      </w:r>
      <w:r w:rsidRPr="001C69D5">
        <w:lastRenderedPageBreak/>
        <w:t>maintained</w:t>
      </w:r>
      <w:proofErr w:type="gramEnd"/>
      <w:r w:rsidRPr="001C69D5">
        <w:t xml:space="preserve">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w:t>
      </w:r>
      <w:proofErr w:type="gramStart"/>
      <w:r w:rsidRPr="001C69D5">
        <w:t>been discussed</w:t>
      </w:r>
      <w:proofErr w:type="gramEnd"/>
      <w:r w:rsidRPr="001C69D5">
        <w:t xml:space="preserve">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The approach we have described in this paper is meant to be a guideline for ecological efforts who desire to make their project organized through concise workflows, 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358" w:name="_Toc62473744"/>
      <w:bookmarkStart w:id="359" w:name="_Toc62479508"/>
      <w:bookmarkStart w:id="360" w:name="_Toc63171858"/>
      <w:bookmarkStart w:id="361" w:name="_Toc63347614"/>
      <w:bookmarkStart w:id="362" w:name="_Toc63416088"/>
      <w:bookmarkStart w:id="363"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58"/>
      <w:bookmarkEnd w:id="359"/>
      <w:bookmarkEnd w:id="360"/>
      <w:bookmarkEnd w:id="361"/>
      <w:bookmarkEnd w:id="362"/>
      <w:bookmarkEnd w:id="363"/>
    </w:p>
    <w:p w14:paraId="7E6F7ACE" w14:textId="4D08B373" w:rsidR="00DD06DB" w:rsidRPr="00DD06DB" w:rsidRDefault="002B03C0" w:rsidP="00DD06DB">
      <w:pPr>
        <w:pStyle w:val="014FigureCaption"/>
        <w:rPr>
          <w:rFonts w:eastAsia="Calibri"/>
        </w:rPr>
      </w:pPr>
      <w:bookmarkStart w:id="364" w:name="_Toc64018180"/>
      <w:r>
        <w:t xml:space="preserve">Figure 2-1.  </w:t>
      </w:r>
      <w:r w:rsidRPr="001C69D5">
        <w:rPr>
          <w:rFonts w:eastAsia="Calibri"/>
        </w:rPr>
        <w:t xml:space="preserve">Visualization of our main project repository structure and various projects in the same repository. The box of the visual encompasses </w:t>
      </w:r>
      <w:proofErr w:type="gramStart"/>
      <w:r w:rsidRPr="001C69D5">
        <w:rPr>
          <w:rFonts w:eastAsia="Calibri"/>
        </w:rPr>
        <w:t>all of</w:t>
      </w:r>
      <w:proofErr w:type="gramEnd"/>
      <w:r w:rsidRPr="001C69D5">
        <w:rPr>
          <w:rFonts w:eastAsia="Calibri"/>
        </w:rPr>
        <w:t xml:space="preserve"> the projects, code, and text belonging to a single data collection type. Multiple projects </w:t>
      </w:r>
      <w:proofErr w:type="gramStart"/>
      <w:r w:rsidRPr="001C69D5">
        <w:rPr>
          <w:rFonts w:eastAsia="Calibri"/>
        </w:rPr>
        <w:t>were located in</w:t>
      </w:r>
      <w:proofErr w:type="gramEnd"/>
      <w:r w:rsidRPr="001C69D5">
        <w:rPr>
          <w:rFonts w:eastAsia="Calibri"/>
        </w:rPr>
        <w:t xml:space="preserve"> the single repository usually discernable by separated folders. Confusion arose when projects used scripts and data from other projects without proper documentation.</w:t>
      </w:r>
      <w:bookmarkEnd w:id="364"/>
    </w:p>
    <w:p w14:paraId="12D9DF2D" w14:textId="024FA63E" w:rsidR="00DD06DB" w:rsidRDefault="00DD06DB" w:rsidP="002B03C0">
      <w:pPr>
        <w:pStyle w:val="014FigureCaption"/>
      </w:pPr>
      <w:bookmarkStart w:id="365"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65"/>
    </w:p>
    <w:p w14:paraId="74418DA4" w14:textId="50CD140F" w:rsidR="00DD06DB" w:rsidRPr="005A386B" w:rsidRDefault="002B03C0" w:rsidP="005A386B">
      <w:pPr>
        <w:pStyle w:val="014FigureCaption"/>
        <w:rPr>
          <w:rFonts w:eastAsia="Calibri"/>
        </w:rPr>
      </w:pPr>
      <w:bookmarkStart w:id="366" w:name="_Toc64018182"/>
      <w:r>
        <w:t xml:space="preserve">Figure 2-2.  </w:t>
      </w:r>
      <w:r w:rsidRPr="001C69D5">
        <w:rPr>
          <w:rFonts w:eastAsia="Calibri"/>
        </w:rPr>
        <w:t xml:space="preserve">New LCR project workflow which describes how project repositories update to work with newly added data. A. Data </w:t>
      </w:r>
      <w:proofErr w:type="gramStart"/>
      <w:r w:rsidRPr="001C69D5">
        <w:rPr>
          <w:rFonts w:eastAsia="Calibri"/>
        </w:rPr>
        <w:t>are processed</w:t>
      </w:r>
      <w:proofErr w:type="gramEnd"/>
      <w:r w:rsidRPr="001C69D5">
        <w:rPr>
          <w:rFonts w:eastAsia="Calibri"/>
        </w:rPr>
        <w:t xml:space="preserve">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366"/>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367" w:name="_Toc64018366"/>
      <w:r>
        <w:lastRenderedPageBreak/>
        <w:t xml:space="preserve">Table 2-1.  </w:t>
      </w:r>
      <w:r w:rsidRPr="001C69D5">
        <w:rPr>
          <w:rFonts w:eastAsia="Calibri"/>
        </w:rPr>
        <w:t>Table of naming conventions for file types, example, and description of the example</w:t>
      </w:r>
      <w:bookmarkEnd w:id="367"/>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study_location_projectsummary</w:t>
            </w:r>
            <w:proofErr w:type="spellEnd"/>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proofErr w:type="spellStart"/>
            <w:r w:rsidRPr="00CF2CAC">
              <w:rPr>
                <w:rFonts w:ascii="Arial" w:hAnsi="Arial" w:cs="Arial"/>
                <w:color w:val="24292E"/>
                <w:sz w:val="16"/>
                <w:szCs w:val="16"/>
                <w:shd w:val="clear" w:color="auto" w:fill="FFFFFF"/>
              </w:rPr>
              <w:t>bird_bb_monitoring</w:t>
            </w:r>
            <w:proofErr w:type="spellEnd"/>
            <w:r w:rsidRPr="00CF2CAC">
              <w:rPr>
                <w:rFonts w:ascii="Arial" w:hAnsi="Arial" w:cs="Arial"/>
                <w:color w:val="24292E"/>
                <w:sz w:val="16"/>
                <w:szCs w:val="16"/>
                <w:shd w:val="clear" w:color="auto" w:fill="FFFFFF"/>
              </w:rPr>
              <w:t>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w:t>
            </w:r>
            <w:proofErr w:type="gramStart"/>
            <w:r w:rsidRPr="00CF2CAC">
              <w:rPr>
                <w:rFonts w:ascii="Arial" w:hAnsi="Arial" w:cs="Arial"/>
                <w:sz w:val="16"/>
                <w:szCs w:val="16"/>
              </w:rPr>
              <w:t>( _</w:t>
            </w:r>
            <w:proofErr w:type="gramEnd"/>
            <w:r w:rsidRPr="00CF2CAC">
              <w:rPr>
                <w:rFonts w:ascii="Arial" w:hAnsi="Arial" w:cs="Arial"/>
                <w:sz w:val="16"/>
                <w:szCs w:val="16"/>
              </w:rPr>
              <w:t xml:space="preserve">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 xml:space="preserve">script file names should be descriptive and concise. Scripts that have a single output should </w:t>
            </w:r>
            <w:proofErr w:type="gramStart"/>
            <w:r w:rsidRPr="00CF2CAC">
              <w:rPr>
                <w:rFonts w:ascii="Arial" w:hAnsi="Arial" w:cs="Arial"/>
                <w:sz w:val="16"/>
                <w:szCs w:val="16"/>
              </w:rPr>
              <w:t>be named</w:t>
            </w:r>
            <w:proofErr w:type="gramEnd"/>
            <w:r w:rsidRPr="00CF2CAC">
              <w:rPr>
                <w:rFonts w:ascii="Arial" w:hAnsi="Arial" w:cs="Arial"/>
                <w:sz w:val="16"/>
                <w:szCs w:val="16"/>
              </w:rPr>
              <w:t xml:space="preserve">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w:t>
            </w:r>
            <w:proofErr w:type="gramStart"/>
            <w:r w:rsidRPr="00CF2CAC">
              <w:rPr>
                <w:rFonts w:ascii="Arial" w:hAnsi="Arial" w:cs="Arial"/>
                <w:sz w:val="16"/>
                <w:szCs w:val="16"/>
              </w:rPr>
              <w:t>quantile.R</w:t>
            </w:r>
            <w:proofErr w:type="gramEnd"/>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study_location_type_</w:t>
            </w:r>
            <w:proofErr w:type="gramStart"/>
            <w:r w:rsidRPr="00CF2CAC">
              <w:rPr>
                <w:rFonts w:ascii="Arial" w:hAnsi="Arial" w:cs="Arial"/>
                <w:color w:val="24292E"/>
                <w:sz w:val="16"/>
                <w:szCs w:val="16"/>
                <w:shd w:val="clear" w:color="auto" w:fill="FFFFFF"/>
              </w:rPr>
              <w:t>summary.filetype</w:t>
            </w:r>
            <w:proofErr w:type="spellEnd"/>
            <w:proofErr w:type="gramEnd"/>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proofErr w:type="gramStart"/>
            <w:r w:rsidRPr="00CF2CAC">
              <w:rPr>
                <w:rFonts w:ascii="Arial" w:hAnsi="Arial" w:cs="Arial"/>
                <w:color w:val="24292E"/>
                <w:sz w:val="16"/>
                <w:szCs w:val="16"/>
                <w:shd w:val="clear" w:color="auto" w:fill="FFFFFF"/>
              </w:rPr>
              <w:t>oyster</w:t>
            </w:r>
            <w:proofErr w:type="gramEnd"/>
            <w:r w:rsidRPr="00CF2CAC">
              <w:rPr>
                <w:rFonts w:ascii="Arial" w:hAnsi="Arial" w:cs="Arial"/>
                <w:color w:val="24292E"/>
                <w:sz w:val="16"/>
                <w:szCs w:val="16"/>
                <w:shd w:val="clear" w:color="auto" w:fill="FFFFFF"/>
              </w:rPr>
              <w:t xml:space="preserve">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sz w:val="16"/>
                <w:szCs w:val="16"/>
              </w:rPr>
              <w:t>study_location_</w:t>
            </w:r>
            <w:proofErr w:type="gramStart"/>
            <w:r w:rsidRPr="00CF2CAC">
              <w:rPr>
                <w:rFonts w:ascii="Arial" w:hAnsi="Arial" w:cs="Arial"/>
                <w:sz w:val="16"/>
                <w:szCs w:val="16"/>
              </w:rPr>
              <w:t>summary.filetype</w:t>
            </w:r>
            <w:proofErr w:type="spellEnd"/>
            <w:proofErr w:type="gramEnd"/>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xml:space="preserve">) nor all caps, all names with separate words need to include a underscore </w:t>
            </w:r>
            <w:proofErr w:type="gramStart"/>
            <w:r w:rsidRPr="00CF2CAC">
              <w:rPr>
                <w:rFonts w:ascii="Arial" w:hAnsi="Arial" w:cs="Arial"/>
                <w:sz w:val="16"/>
                <w:szCs w:val="16"/>
              </w:rPr>
              <w:t>(</w:t>
            </w:r>
            <w:r w:rsidR="00DA0FCC">
              <w:rPr>
                <w:rFonts w:ascii="Arial" w:hAnsi="Arial" w:cs="Arial"/>
                <w:sz w:val="16"/>
                <w:szCs w:val="16"/>
              </w:rPr>
              <w:t xml:space="preserve"> _</w:t>
            </w:r>
            <w:proofErr w:type="gramEnd"/>
            <w:r w:rsidR="00DA0FCC">
              <w:rPr>
                <w:rFonts w:ascii="Arial" w:hAnsi="Arial" w:cs="Arial"/>
                <w:sz w:val="16"/>
                <w:szCs w:val="16"/>
              </w:rPr>
              <w:t xml:space="preserve">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368" w:name="_Toc64018342"/>
      <w:r w:rsidRPr="00C109C3">
        <w:t xml:space="preserve">CASE STUDY: DEER ISLAND, FLORIDA TIME PERIOD SHORELINE ANALYSIS USING </w:t>
      </w:r>
      <w:commentRangeStart w:id="369"/>
      <w:r w:rsidRPr="00C109C3">
        <w:t>DSAS</w:t>
      </w:r>
      <w:bookmarkEnd w:id="368"/>
      <w:commentRangeEnd w:id="369"/>
      <w:r w:rsidR="00153E7F">
        <w:rPr>
          <w:rStyle w:val="CommentReference"/>
        </w:rPr>
        <w:commentReference w:id="369"/>
      </w:r>
      <w:r w:rsidRPr="00C109C3">
        <w:t xml:space="preserve"> </w:t>
      </w:r>
    </w:p>
    <w:p w14:paraId="34CD6FDB" w14:textId="0EACE585" w:rsidR="00E527FF" w:rsidRPr="00E527FF" w:rsidRDefault="00E527FF" w:rsidP="00CB3303">
      <w:pPr>
        <w:pStyle w:val="003First-LevelSubheadingBOLD"/>
        <w:rPr>
          <w:rFonts w:eastAsia="Calibri"/>
        </w:rPr>
      </w:pPr>
      <w:bookmarkStart w:id="370" w:name="_Toc64018343"/>
      <w:r w:rsidRPr="00E527FF">
        <w:rPr>
          <w:rFonts w:eastAsia="Calibri"/>
        </w:rPr>
        <w:t>Introduction</w:t>
      </w:r>
      <w:r w:rsidR="00FA3145">
        <w:rPr>
          <w:rFonts w:eastAsia="Calibri"/>
        </w:rPr>
        <w:t xml:space="preserve"> </w:t>
      </w:r>
      <w:bookmarkEnd w:id="370"/>
    </w:p>
    <w:p w14:paraId="79CA77F2" w14:textId="43D1810C" w:rsidR="00E527FF" w:rsidRPr="00CB3303" w:rsidRDefault="00153E7F" w:rsidP="00CB3303">
      <w:pPr>
        <w:pStyle w:val="006BodyText"/>
      </w:pPr>
      <w:bookmarkStart w:id="371" w:name="_Hlk65149767"/>
      <w:r>
        <w:t>Coastal s</w:t>
      </w:r>
      <w:r w:rsidR="00E527FF" w:rsidRPr="00E527FF">
        <w:t>horeline changes can occur due to multiple factors including</w:t>
      </w:r>
      <w:r>
        <w:t xml:space="preserve"> sea-level rise (</w:t>
      </w:r>
      <w:commentRangeStart w:id="372"/>
      <w:r w:rsidR="00E527FF" w:rsidRPr="00E527FF">
        <w:t>SLR</w:t>
      </w:r>
      <w:commentRangeEnd w:id="372"/>
      <w:r>
        <w:rPr>
          <w:rStyle w:val="CommentReference"/>
          <w:rFonts w:eastAsia="Times New Roman" w:cs="Times New Roman"/>
        </w:rPr>
        <w:commentReference w:id="372"/>
      </w:r>
      <w:r>
        <w:t>)</w:t>
      </w:r>
      <w:r w:rsidR="00E527FF" w:rsidRPr="00E527FF">
        <w:t>, anthropogenic human activity</w:t>
      </w:r>
      <w:r w:rsidR="003871FA">
        <w:t xml:space="preserve"> such as development,</w:t>
      </w:r>
      <w:r w:rsidR="00E527FF" w:rsidRPr="00E527FF">
        <w:t xml:space="preserve"> and hurricane intensity </w:t>
      </w:r>
      <w:sdt>
        <w:sdtPr>
          <w:rPr>
            <w:color w:val="000000"/>
          </w:rPr>
          <w:tag w:val="MENDELEY_CITATION_5216d4a6-6a74-4b8b-8fba-6b9838cbedec"/>
          <w:id w:val="-356590492"/>
          <w:placeholder>
            <w:docPart w:val="6D517977883E4EFAB7C44BA7BD971BDB"/>
          </w:placeholder>
        </w:sdtPr>
        <w:sdtContent>
          <w:r w:rsidR="00E527FF" w:rsidRPr="00E527FF">
            <w:rPr>
              <w:color w:val="000000"/>
            </w:rPr>
            <w:t>(Yu et al., 2011)</w:t>
          </w:r>
        </w:sdtContent>
      </w:sdt>
      <w:r w:rsidR="00E527FF" w:rsidRPr="00E527FF">
        <w:t>. The combination of these processes can influence erosion and accretion</w:t>
      </w:r>
      <w:r>
        <w:t xml:space="preserve"> of shoreline areas</w:t>
      </w:r>
      <w:r w:rsidR="00E527FF" w:rsidRPr="00E527FF">
        <w:t xml:space="preserve">. </w:t>
      </w:r>
      <w:r>
        <w:t>When shorelines change, the resilience of these geographic features may</w:t>
      </w:r>
      <w:r w:rsidR="003871FA">
        <w:t xml:space="preserve"> </w:t>
      </w:r>
      <w:proofErr w:type="gramStart"/>
      <w:r w:rsidR="003871FA">
        <w:t>be compromised</w:t>
      </w:r>
      <w:proofErr w:type="gramEnd"/>
      <w:r w:rsidR="003871FA">
        <w:t xml:space="preserve"> resulting in</w:t>
      </w:r>
      <w:r>
        <w:t xml:space="preserve"> cascading effects to species, their habitats, and ecosystems</w:t>
      </w:r>
      <w:r w:rsidR="00E527FF" w:rsidRPr="00E527FF">
        <w:t xml:space="preserve"> </w:t>
      </w:r>
      <w:sdt>
        <w:sdtPr>
          <w:rPr>
            <w:color w:val="000000"/>
          </w:rPr>
          <w:tag w:val="MENDELEY_CITATION_c5ed86e6-b656-4ba5-b6df-2718dc1c4086"/>
          <w:id w:val="1257865207"/>
          <w:placeholder>
            <w:docPart w:val="6D517977883E4EFAB7C44BA7BD971BDB"/>
          </w:placeholder>
        </w:sdtPr>
        <w:sdtContent>
          <w:r w:rsidR="00E527FF" w:rsidRPr="00E527FF">
            <w:rPr>
              <w:color w:val="000000"/>
            </w:rPr>
            <w:t>(</w:t>
          </w:r>
          <w:proofErr w:type="spellStart"/>
          <w:r w:rsidR="00E527FF" w:rsidRPr="00E527FF">
            <w:rPr>
              <w:color w:val="000000"/>
            </w:rPr>
            <w:t>Desantis</w:t>
          </w:r>
          <w:proofErr w:type="spellEnd"/>
          <w:r w:rsidR="00E527FF" w:rsidRPr="00E527FF">
            <w:rPr>
              <w:color w:val="000000"/>
            </w:rPr>
            <w:t xml:space="preserve"> et al., 2007)</w:t>
          </w:r>
        </w:sdtContent>
      </w:sdt>
      <w:r w:rsidR="00E527FF" w:rsidRPr="00E527FF">
        <w:t xml:space="preserve">. </w:t>
      </w:r>
      <w:r>
        <w:t>Along the Florida coastline in the US Gulf of Mexico,</w:t>
      </w:r>
      <w:r w:rsidRPr="00E527FF" w:rsidDel="00153E7F">
        <w:t xml:space="preserve"> </w:t>
      </w:r>
      <w:commentRangeStart w:id="373"/>
      <w:r w:rsidR="00E527FF" w:rsidRPr="00E527FF">
        <w:t xml:space="preserve">t </w:t>
      </w:r>
      <w:proofErr w:type="gramStart"/>
      <w:r w:rsidR="00E527FF" w:rsidRPr="00E527FF">
        <w:t>was observed</w:t>
      </w:r>
      <w:proofErr w:type="gramEnd"/>
      <w:r w:rsidR="00E527FF" w:rsidRPr="00E527FF">
        <w:t xml:space="preserve">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00E527FF" w:rsidRPr="00E527FF">
            <w:rPr>
              <w:color w:val="000000"/>
            </w:rPr>
            <w:t>(Morton et al., 2004)</w:t>
          </w:r>
        </w:sdtContent>
      </w:sdt>
      <w:commentRangeEnd w:id="373"/>
      <w:r>
        <w:rPr>
          <w:rStyle w:val="CommentReference"/>
          <w:rFonts w:eastAsia="Times New Roman" w:cs="Times New Roman"/>
        </w:rPr>
        <w:commentReference w:id="373"/>
      </w:r>
      <w:r w:rsidR="00E527FF" w:rsidRPr="00E527FF">
        <w:rPr>
          <w:color w:val="000000"/>
        </w:rPr>
        <w:t>.</w:t>
      </w:r>
      <w:r w:rsidR="00E527FF" w:rsidRPr="00E527FF">
        <w:t xml:space="preserve"> Since then, the Gulf of Mexico coastline, with its low relief geomorphology particularly along the west coast of Florida, has </w:t>
      </w:r>
      <w:proofErr w:type="gramStart"/>
      <w:r w:rsidR="00E527FF" w:rsidRPr="00E527FF">
        <w:t>been noted</w:t>
      </w:r>
      <w:proofErr w:type="gramEnd"/>
      <w:r w:rsidR="00E527FF" w:rsidRPr="00E527FF">
        <w:t xml:space="preserve"> to be vulnerable to coastal erosion </w:t>
      </w:r>
      <w:sdt>
        <w:sdtPr>
          <w:rPr>
            <w:color w:val="000000"/>
          </w:rPr>
          <w:tag w:val="MENDELEY_CITATION_21d8c2aa-7ba1-442b-8f56-e99a5e926771"/>
          <w:id w:val="-813642265"/>
          <w:placeholder>
            <w:docPart w:val="6D517977883E4EFAB7C44BA7BD971BDB"/>
          </w:placeholder>
        </w:sdtPr>
        <w:sdtContent>
          <w:r w:rsidR="00E527FF" w:rsidRPr="00E527FF">
            <w:rPr>
              <w:color w:val="000000"/>
            </w:rPr>
            <w:t>(</w:t>
          </w:r>
          <w:proofErr w:type="spellStart"/>
          <w:r w:rsidR="00E527FF" w:rsidRPr="00E527FF">
            <w:rPr>
              <w:color w:val="000000"/>
            </w:rPr>
            <w:t>Geselbracht</w:t>
          </w:r>
          <w:proofErr w:type="spellEnd"/>
          <w:r w:rsidR="00E527FF" w:rsidRPr="00E527FF">
            <w:rPr>
              <w:color w:val="000000"/>
            </w:rPr>
            <w:t xml:space="preserve"> et al., 2011)</w:t>
          </w:r>
        </w:sdtContent>
      </w:sdt>
      <w:r w:rsidR="00E527FF" w:rsidRPr="00E527FF">
        <w:t>.</w:t>
      </w:r>
      <w:bookmarkEnd w:id="371"/>
    </w:p>
    <w:p w14:paraId="67688A34" w14:textId="3F899979" w:rsidR="00E527FF" w:rsidRPr="00CB3303" w:rsidRDefault="00E527FF" w:rsidP="00CB3303">
      <w:pPr>
        <w:pStyle w:val="004Second-LevelSubheadingBOLD"/>
        <w:rPr>
          <w:rFonts w:eastAsia="Calibri"/>
        </w:rPr>
      </w:pPr>
      <w:bookmarkStart w:id="374" w:name="_Toc64018344"/>
      <w:r w:rsidRPr="00CB3303">
        <w:rPr>
          <w:rFonts w:eastAsia="Calibri"/>
        </w:rPr>
        <w:t xml:space="preserve">Climate </w:t>
      </w:r>
      <w:r w:rsidR="00DA0FCC">
        <w:rPr>
          <w:rFonts w:eastAsia="Calibri"/>
        </w:rPr>
        <w:t>C</w:t>
      </w:r>
      <w:r w:rsidRPr="00CB3303">
        <w:rPr>
          <w:rFonts w:eastAsia="Calibri"/>
        </w:rPr>
        <w:t>hange and SLR</w:t>
      </w:r>
      <w:bookmarkEnd w:id="374"/>
    </w:p>
    <w:p w14:paraId="334EC155" w14:textId="61C76301" w:rsidR="003871FA" w:rsidRDefault="003871FA" w:rsidP="00CB3303">
      <w:pPr>
        <w:pStyle w:val="006BodyText"/>
        <w:rPr>
          <w:ins w:id="375" w:author="Bill Pine" w:date="2021-02-23T08:06:00Z"/>
        </w:rPr>
      </w:pPr>
      <w:bookmarkStart w:id="376" w:name="_Hlk65151514"/>
      <w:bookmarkStart w:id="377" w:name="_Hlk65151506"/>
      <w:r>
        <w:t xml:space="preserve">In recent decades, the rate of SLR in many regions of the world has increased, most likely due to changing climate (references).  This acceleration in SLR and the observed impacts to coastal environments including urban areas (references) and natural regions (refs) is of increasing concern to property owners, municipalities, and natural resource managers (references).  The impacts SLR globally </w:t>
      </w:r>
      <w:proofErr w:type="gramStart"/>
      <w:r>
        <w:t>are predicted</w:t>
      </w:r>
      <w:proofErr w:type="gramEnd"/>
      <w:r>
        <w:t xml:space="preserve"> to be profound to human communities and the natural environment </w:t>
      </w:r>
      <w:bookmarkEnd w:id="376"/>
      <w:r>
        <w:t>(</w:t>
      </w:r>
      <w:commentRangeStart w:id="378"/>
      <w:r>
        <w:t>references</w:t>
      </w:r>
      <w:commentRangeEnd w:id="378"/>
      <w:r w:rsidR="00321943">
        <w:rPr>
          <w:rStyle w:val="CommentReference"/>
          <w:rFonts w:eastAsia="Times New Roman" w:cs="Times New Roman"/>
        </w:rPr>
        <w:commentReference w:id="378"/>
      </w:r>
      <w:ins w:id="379" w:author="Bill Pine" w:date="2021-02-23T08:06:00Z">
        <w:r>
          <w:t>)</w:t>
        </w:r>
      </w:ins>
      <w:bookmarkEnd w:id="377"/>
      <w:ins w:id="380" w:author="Bill Pine" w:date="2021-02-23T08:03:00Z">
        <w:r>
          <w:t xml:space="preserve">.  </w:t>
        </w:r>
      </w:ins>
      <w:r w:rsidR="00E527FF" w:rsidRPr="00E527FF">
        <w:t xml:space="preserve"> </w:t>
      </w:r>
    </w:p>
    <w:p w14:paraId="7E1F7CB6" w14:textId="57EE600C" w:rsidR="0018186D" w:rsidRDefault="00321943" w:rsidP="00CB3303">
      <w:pPr>
        <w:pStyle w:val="006BodyText"/>
      </w:pPr>
      <w:bookmarkStart w:id="381" w:name="_Hlk65667545"/>
      <w:r>
        <w:t xml:space="preserve">One impact of SLR on both the built and natural environment is the increase in shoreline erosion that </w:t>
      </w:r>
      <w:proofErr w:type="gramStart"/>
      <w:r>
        <w:t>is predicted</w:t>
      </w:r>
      <w:proofErr w:type="gramEnd"/>
      <w:r>
        <w:t xml:space="preserve"> to occur.  </w:t>
      </w:r>
      <w:r w:rsidR="00E527FF" w:rsidRPr="00E527FF">
        <w:t xml:space="preserve">Erosion occurs when SLR </w:t>
      </w:r>
      <w:r>
        <w:t>shifts</w:t>
      </w:r>
      <w:r w:rsidRPr="00E527FF">
        <w:t xml:space="preserve"> </w:t>
      </w:r>
      <w:r w:rsidR="00E527FF" w:rsidRPr="00E527FF">
        <w:t>the high-</w:t>
      </w:r>
      <w:r w:rsidR="00E527FF" w:rsidRPr="00E527FF">
        <w:lastRenderedPageBreak/>
        <w:t>water line (</w:t>
      </w:r>
      <w:r>
        <w:t>location</w:t>
      </w:r>
      <w:r w:rsidRPr="00E527FF">
        <w:t xml:space="preserve"> </w:t>
      </w:r>
      <w:r w:rsidR="00E527FF" w:rsidRPr="00E527FF">
        <w:t>on the shore where the water usually reaches at high water) landward in relation to the slope of the coastal area</w:t>
      </w:r>
      <w:r>
        <w:t xml:space="preserve"> (</w:t>
      </w:r>
      <w:ins w:id="382" w:author="Moreno,Melissa M" w:date="2021-03-03T12:38:00Z">
        <w:r w:rsidR="00A56C91" w:rsidRPr="00BE7F62">
          <w:t>Zhang et al., 2004</w:t>
        </w:r>
      </w:ins>
      <w:del w:id="383" w:author="Moreno,Melissa M" w:date="2021-03-03T12:38:00Z">
        <w:r w:rsidDel="00A56C91">
          <w:delText>reference</w:delText>
        </w:r>
      </w:del>
      <w:r>
        <w:t>)</w:t>
      </w:r>
      <w:r w:rsidR="00E527FF" w:rsidRPr="00E527FF">
        <w:t xml:space="preserve">. </w:t>
      </w:r>
    </w:p>
    <w:p w14:paraId="27F9E818" w14:textId="43450B8B" w:rsidR="0018186D" w:rsidRPr="00CB3303" w:rsidRDefault="0018186D" w:rsidP="0018186D">
      <w:pPr>
        <w:pStyle w:val="006BodyText"/>
      </w:pPr>
      <w:bookmarkStart w:id="384" w:name="_Hlk65669165"/>
      <w:bookmarkEnd w:id="381"/>
      <w:r>
        <w:t xml:space="preserve">In the Gulf of Mexico region, including the west coast of Florida, sand dominated shorelines are common.  </w:t>
      </w:r>
      <w:r w:rsidRPr="00E527FF">
        <w:t xml:space="preserve">Sandy shorelines </w:t>
      </w:r>
      <w:proofErr w:type="gramStart"/>
      <w:r w:rsidRPr="00E527FF">
        <w:t>are characterized</w:t>
      </w:r>
      <w:proofErr w:type="gramEnd"/>
      <w:r w:rsidRPr="00E527FF">
        <w:t xml:space="preserve"> by active environments and unstable substrata, which consists of sand, mixed sand, quartz, and/or silica</w:t>
      </w:r>
      <w:r>
        <w:t xml:space="preserve"> (ref)</w:t>
      </w:r>
      <w:r w:rsidRPr="00E527FF">
        <w:t xml:space="preserve">. The unstable nature of </w:t>
      </w:r>
      <w:r>
        <w:t>unstable sand shorelines can create a</w:t>
      </w:r>
      <w:r w:rsidRPr="00E527FF">
        <w:t xml:space="preserve"> harsh </w:t>
      </w:r>
      <w:r>
        <w:t>environment</w:t>
      </w:r>
      <w:r w:rsidRPr="00E527FF">
        <w:t xml:space="preserve"> for </w:t>
      </w:r>
      <w:proofErr w:type="gramStart"/>
      <w:r w:rsidRPr="00E527FF">
        <w:t>biota</w:t>
      </w:r>
      <w:proofErr w:type="gramEnd"/>
      <w:r w:rsidRPr="00E527FF">
        <w:t xml:space="preserve"> and </w:t>
      </w:r>
      <w:r>
        <w:t xml:space="preserve">which may necessitate unique adaptations to this highly variable environment including </w:t>
      </w:r>
      <w:commentRangeStart w:id="385"/>
      <w:r>
        <w:t>XYZ</w:t>
      </w:r>
      <w:commentRangeEnd w:id="385"/>
      <w:r>
        <w:rPr>
          <w:rStyle w:val="CommentReference"/>
          <w:rFonts w:eastAsia="Times New Roman" w:cs="Times New Roman"/>
        </w:rPr>
        <w:commentReference w:id="385"/>
      </w:r>
      <w:r w:rsidRPr="00E527FF">
        <w:t xml:space="preserve">. </w:t>
      </w:r>
      <w:r>
        <w:t>Sand</w:t>
      </w:r>
      <w:r w:rsidRPr="00E527FF">
        <w:t xml:space="preserve"> shorelines </w:t>
      </w:r>
      <w:commentRangeStart w:id="386"/>
      <w:r w:rsidRPr="00E527FF">
        <w:t>accumulate sediment accretion</w:t>
      </w:r>
      <w:commentRangeEnd w:id="386"/>
      <w:r>
        <w:rPr>
          <w:rStyle w:val="CommentReference"/>
          <w:rFonts w:eastAsia="Times New Roman" w:cs="Times New Roman"/>
        </w:rPr>
        <w:commentReference w:id="386"/>
      </w:r>
      <w:r w:rsidRPr="00E527FF">
        <w:t xml:space="preserve"> by wave deposited particles</w:t>
      </w:r>
      <w:r w:rsidR="002734A2">
        <w:t xml:space="preserve"> of sand, mixed sand, </w:t>
      </w:r>
      <w:proofErr w:type="gramStart"/>
      <w:r w:rsidR="002734A2">
        <w:t>quart</w:t>
      </w:r>
      <w:proofErr w:type="gramEnd"/>
      <w:r w:rsidR="002734A2">
        <w:t xml:space="preserve"> or silica.  These particles originate from a combination of</w:t>
      </w:r>
      <w:r w:rsidRPr="00E527FF">
        <w:t xml:space="preserve"> inland erosion</w:t>
      </w:r>
      <w:r w:rsidR="002734A2">
        <w:t xml:space="preserve"> of material transported and deposited to coastal environments along</w:t>
      </w:r>
      <w:r w:rsidRPr="00E527FF">
        <w:t xml:space="preserve"> rivers </w:t>
      </w:r>
      <w:sdt>
        <w:sdtPr>
          <w:tag w:val="MENDELEY_CITATION_7a80771b-92ff-49ee-8b99-c47d44013391"/>
          <w:id w:val="868493682"/>
          <w:placeholder>
            <w:docPart w:val="6E82E29B70084ED6BD91239BDC2D2F41"/>
          </w:placeholder>
        </w:sdtPr>
        <w:sdtContent>
          <w:r w:rsidRPr="00E527FF">
            <w:t>(Brown &amp; McLachlan, 2002)</w:t>
          </w:r>
        </w:sdtContent>
      </w:sdt>
      <w:r w:rsidR="002734A2">
        <w:t xml:space="preserve"> As well as</w:t>
      </w:r>
      <w:r w:rsidRPr="00E527FF">
        <w:t xml:space="preserve"> marine biogenic sources </w:t>
      </w:r>
      <w:r w:rsidR="002734A2">
        <w:t>including</w:t>
      </w:r>
      <w:r w:rsidRPr="00E527FF">
        <w:t xml:space="preserve"> marine skeletons, sponge spicules, and shell fragments (McLachlan, 1990).</w:t>
      </w:r>
      <w:r w:rsidR="002734A2">
        <w:t xml:space="preserve">  Stable shorelines exist at an equilibrium of new material </w:t>
      </w:r>
      <w:proofErr w:type="gramStart"/>
      <w:r w:rsidR="002734A2">
        <w:t>being deposited</w:t>
      </w:r>
      <w:proofErr w:type="gramEnd"/>
      <w:r w:rsidR="002734A2">
        <w:t xml:space="preserve"> at the same rate material is eroded away. However, when this equilibrium </w:t>
      </w:r>
      <w:proofErr w:type="gramStart"/>
      <w:r w:rsidR="002734A2">
        <w:t>is disrupted</w:t>
      </w:r>
      <w:proofErr w:type="gramEnd"/>
      <w:r w:rsidR="002734A2">
        <w:t xml:space="preserve"> or altered due to changes in sediment transport or erosion, shoreline habitats can change rapidly. </w:t>
      </w:r>
      <w:r w:rsidRPr="00E527FF">
        <w:t xml:space="preserve"> </w:t>
      </w:r>
    </w:p>
    <w:p w14:paraId="308AE082" w14:textId="45ECDB3F" w:rsidR="00E527FF" w:rsidRDefault="00E527FF" w:rsidP="00CB3303">
      <w:pPr>
        <w:pStyle w:val="006BodyText"/>
      </w:pPr>
      <w:bookmarkStart w:id="387" w:name="_Hlk65669281"/>
      <w:bookmarkEnd w:id="384"/>
      <w:r w:rsidRPr="00E527FF">
        <w:t xml:space="preserve">This exchange implies that sea water </w:t>
      </w:r>
      <w:commentRangeStart w:id="388"/>
      <w:r w:rsidRPr="00E527FF">
        <w:t>levels</w:t>
      </w:r>
      <w:commentRangeEnd w:id="388"/>
      <w:r w:rsidR="00321943">
        <w:rPr>
          <w:rStyle w:val="CommentReference"/>
          <w:rFonts w:eastAsia="Times New Roman" w:cs="Times New Roman"/>
        </w:rPr>
        <w:commentReference w:id="388"/>
      </w:r>
      <w:r w:rsidRPr="00E527FF">
        <w:t xml:space="preserve">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bookmarkEnd w:id="387"/>
          <w:r w:rsidRPr="00E527FF">
            <w:rPr>
              <w:color w:val="000000"/>
            </w:rPr>
            <w:t>)</w:t>
          </w:r>
        </w:sdtContent>
      </w:sdt>
      <w:r w:rsidRPr="00E527FF">
        <w:t>.</w:t>
      </w:r>
    </w:p>
    <w:p w14:paraId="55FA506D" w14:textId="762D7208" w:rsidR="00620234" w:rsidDel="00CD164B" w:rsidRDefault="00620234" w:rsidP="00620234">
      <w:pPr>
        <w:pStyle w:val="006BodyText"/>
        <w:rPr>
          <w:del w:id="389" w:author="Bill Pine" w:date="2021-02-23T09:50:00Z"/>
        </w:rPr>
      </w:pPr>
      <w:del w:id="390" w:author="Bill Pine" w:date="2021-02-23T09:50:00Z">
        <w:r w:rsidDel="00CD164B">
          <w:delText xml:space="preserve">.  </w:delText>
        </w:r>
      </w:del>
    </w:p>
    <w:p w14:paraId="524A7B83" w14:textId="77777777" w:rsidR="00620234" w:rsidRPr="00E527FF" w:rsidRDefault="00620234" w:rsidP="00CB3303">
      <w:pPr>
        <w:pStyle w:val="006BodyText"/>
      </w:pPr>
    </w:p>
    <w:p w14:paraId="14A789BB" w14:textId="458B36CB" w:rsidR="00E527FF" w:rsidRDefault="002734A2">
      <w:pPr>
        <w:pStyle w:val="004Second-LevelSubheadingBOLD"/>
        <w:spacing w:line="480" w:lineRule="auto"/>
        <w:rPr>
          <w:rFonts w:eastAsia="Calibri"/>
        </w:rPr>
        <w:pPrChange w:id="391" w:author="Bill Pine" w:date="2021-02-23T08:34:00Z">
          <w:pPr>
            <w:pStyle w:val="004Second-LevelSubheadingBOLD"/>
          </w:pPr>
        </w:pPrChange>
      </w:pPr>
      <w:bookmarkStart w:id="392" w:name="_Hlk65672745"/>
      <w:r>
        <w:rPr>
          <w:rFonts w:eastAsia="Calibri"/>
        </w:rPr>
        <w:t>Study Site</w:t>
      </w:r>
    </w:p>
    <w:p w14:paraId="1B5D116C" w14:textId="725CCE17" w:rsidR="002734A2" w:rsidRPr="002734A2" w:rsidDel="0008131E" w:rsidRDefault="0008131E">
      <w:pPr>
        <w:spacing w:line="480" w:lineRule="auto"/>
        <w:ind w:firstLine="288"/>
        <w:rPr>
          <w:del w:id="393" w:author="Bill Pine" w:date="2021-02-23T08:47:00Z"/>
          <w:rFonts w:eastAsia="Calibri"/>
        </w:rPr>
        <w:pPrChange w:id="394" w:author="Bill Pine" w:date="2021-02-23T08:47:00Z">
          <w:pPr>
            <w:pStyle w:val="004Second-LevelSubheadingBOLD"/>
          </w:pPr>
        </w:pPrChange>
      </w:pPr>
      <w:r>
        <w:t>The Suwannee River estuary, Suwannee Sound, is a</w:t>
      </w:r>
      <w:r w:rsidR="002734A2">
        <w:t xml:space="preserve"> </w:t>
      </w:r>
      <w:r w:rsidR="002734A2">
        <w:rPr>
          <w:color w:val="000000"/>
          <w:shd w:val="clear" w:color="auto" w:fill="FFFFFF"/>
        </w:rPr>
        <w:t>siliciclastic, sand-</w:t>
      </w:r>
      <w:proofErr w:type="gramStart"/>
      <w:r w:rsidR="002734A2">
        <w:rPr>
          <w:color w:val="000000"/>
          <w:shd w:val="clear" w:color="auto" w:fill="FFFFFF"/>
        </w:rPr>
        <w:t>starved</w:t>
      </w:r>
      <w:proofErr w:type="gramEnd"/>
      <w:r w:rsidR="002734A2">
        <w:rPr>
          <w:color w:val="000000"/>
          <w:shd w:val="clear" w:color="auto" w:fill="FFFFFF"/>
        </w:rPr>
        <w:t xml:space="preserve"> and low-wave-energy system dominated by marshes that open towards the sea (Hine et al., </w:t>
      </w:r>
      <w:r w:rsidR="002734A2">
        <w:rPr>
          <w:color w:val="000000"/>
          <w:shd w:val="clear" w:color="auto" w:fill="FFFFFF"/>
        </w:rPr>
        <w:lastRenderedPageBreak/>
        <w:t>1988). Shoreline profiles</w:t>
      </w:r>
      <w:r>
        <w:rPr>
          <w:color w:val="000000"/>
          <w:shd w:val="clear" w:color="auto" w:fill="FFFFFF"/>
        </w:rPr>
        <w:t xml:space="preserve"> in these types of systems can</w:t>
      </w:r>
      <w:r w:rsidR="002734A2">
        <w:rPr>
          <w:color w:val="000000"/>
          <w:shd w:val="clear" w:color="auto" w:fill="FFFFFF"/>
        </w:rPr>
        <w:t xml:space="preserve"> change over time due to low</w:t>
      </w:r>
      <w:r>
        <w:rPr>
          <w:color w:val="000000"/>
          <w:shd w:val="clear" w:color="auto" w:fill="FFFFFF"/>
        </w:rPr>
        <w:t xml:space="preserve"> wave energy</w:t>
      </w:r>
      <w:r w:rsidR="002734A2">
        <w:rPr>
          <w:color w:val="000000"/>
          <w:shd w:val="clear" w:color="auto" w:fill="FFFFFF"/>
        </w:rPr>
        <w:t xml:space="preserve"> (Jackson et al., 2002)</w:t>
      </w:r>
      <w:r>
        <w:rPr>
          <w:color w:val="000000"/>
          <w:shd w:val="clear" w:color="auto" w:fill="FFFFFF"/>
        </w:rPr>
        <w:t xml:space="preserve"> and storm events have also </w:t>
      </w:r>
      <w:proofErr w:type="gramStart"/>
      <w:r>
        <w:rPr>
          <w:color w:val="000000"/>
          <w:shd w:val="clear" w:color="auto" w:fill="FFFFFF"/>
        </w:rPr>
        <w:t>been observed</w:t>
      </w:r>
      <w:proofErr w:type="gramEnd"/>
      <w:r>
        <w:rPr>
          <w:color w:val="000000"/>
          <w:shd w:val="clear" w:color="auto" w:fill="FFFFFF"/>
        </w:rPr>
        <w:t xml:space="preserve"> to cause rapid change at specific locations (Goddard and Hine 1995)</w:t>
      </w:r>
      <w:r w:rsidR="002734A2">
        <w:rPr>
          <w:color w:val="000000"/>
          <w:shd w:val="clear" w:color="auto" w:fill="FFFFFF"/>
        </w:rPr>
        <w:t>.</w:t>
      </w:r>
    </w:p>
    <w:p w14:paraId="7A5B80BB" w14:textId="08C1D919" w:rsidR="00E527FF" w:rsidRDefault="00E527FF" w:rsidP="0008131E">
      <w:pPr>
        <w:spacing w:line="480" w:lineRule="auto"/>
      </w:pPr>
      <w:del w:id="395" w:author="Bill Pine" w:date="2021-02-23T08:47:00Z">
        <w:r w:rsidRPr="00E527FF" w:rsidDel="0008131E">
          <w:delText>T</w:delText>
        </w:r>
      </w:del>
      <w:ins w:id="396" w:author="Bill Pine" w:date="2021-02-23T08:47:00Z">
        <w:r w:rsidR="0008131E">
          <w:t>T</w:t>
        </w:r>
      </w:ins>
      <w:r w:rsidRPr="00E527FF">
        <w:t xml:space="preserve">he Suwannee River is the second largest </w:t>
      </w:r>
      <w:commentRangeStart w:id="397"/>
      <w:r w:rsidRPr="00E527FF">
        <w:t>river</w:t>
      </w:r>
      <w:commentRangeEnd w:id="397"/>
      <w:r w:rsidR="0008131E">
        <w:rPr>
          <w:rStyle w:val="CommentReference"/>
        </w:rPr>
        <w:commentReference w:id="397"/>
      </w:r>
      <w:r w:rsidRPr="00E527FF">
        <w:t xml:space="preserve"> in Florida spanning 396 kilometers long and </w:t>
      </w:r>
      <w:proofErr w:type="gramStart"/>
      <w:r w:rsidRPr="00E527FF">
        <w:t>is considered to be</w:t>
      </w:r>
      <w:proofErr w:type="gramEnd"/>
      <w:r w:rsidRPr="00E527FF">
        <w:t xml:space="preserve"> a significant point source of sedimentation</w:t>
      </w:r>
      <w:r w:rsidR="0008131E">
        <w:t xml:space="preserve"> into Suwannee Sound (reference)</w:t>
      </w:r>
      <w:r w:rsidRPr="00E527FF">
        <w:t>. The Suwannee River is a partially spring-fed system which also drains the coastal plain of Georgia and provides a restricted point source input of siliciclastic sediment, creating a small 20-kilometer delta</w:t>
      </w:r>
      <w:r w:rsidR="0008131E">
        <w:t xml:space="preserve"> (references)</w:t>
      </w:r>
      <w:r w:rsidRPr="00E527FF">
        <w:t xml:space="preserve">. </w:t>
      </w:r>
      <w:commentRangeStart w:id="398"/>
      <w:r w:rsidRPr="00E527FF">
        <w:t>The</w:t>
      </w:r>
      <w:commentRangeEnd w:id="398"/>
      <w:r w:rsidR="0008131E">
        <w:rPr>
          <w:rStyle w:val="CommentReference"/>
        </w:rPr>
        <w:commentReference w:id="398"/>
      </w:r>
      <w:r w:rsidRPr="00E527FF">
        <w:t xml:space="preserve"> surrounding coastal regions of the Suwannee River are otherwise known to be sediment starved, but a great significant sedimentology event has </w:t>
      </w:r>
      <w:proofErr w:type="gramStart"/>
      <w:r w:rsidRPr="00E527FF">
        <w:t>been shown</w:t>
      </w:r>
      <w:proofErr w:type="gramEnd"/>
      <w:r w:rsidRPr="00E527FF">
        <w:t xml:space="preserve">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t>USGS</w:t>
      </w:r>
      <w:r w:rsidR="009249E5">
        <w:t>, 2021)</w:t>
      </w:r>
      <w:r w:rsidRPr="00E527FF">
        <w:t>.</w:t>
      </w:r>
    </w:p>
    <w:p w14:paraId="3122BA6A" w14:textId="77777777" w:rsidR="003A257A" w:rsidRPr="00E527FF" w:rsidRDefault="003A257A" w:rsidP="003A257A">
      <w:pPr>
        <w:pStyle w:val="006BodyText"/>
      </w:pPr>
      <w:r>
        <w:t>Suwannee Sound is encompassed by three rural Florida counties,</w:t>
      </w:r>
      <w:r w:rsidRPr="00E527FF">
        <w:t xml:space="preserve"> Dixie, Levy, and Taylor</w:t>
      </w:r>
      <w:r>
        <w:t xml:space="preserve"> (Figure 3-1, A and B</w:t>
      </w:r>
      <w:proofErr w:type="gramStart"/>
      <w:r>
        <w:t>)</w:t>
      </w:r>
      <w:r w:rsidRPr="00E527FF">
        <w:t>.</w:t>
      </w:r>
      <w:r>
        <w:t>Currently</w:t>
      </w:r>
      <w:proofErr w:type="gramEnd"/>
      <w:r>
        <w:t xml:space="preserve"> these counties are among the lowest human population density for coastal counties in Florida, but, there populations are predicted to increase in future decades</w:t>
      </w:r>
      <w:r w:rsidRPr="00E527FF">
        <w:t xml:space="preserve"> </w:t>
      </w:r>
      <w:r>
        <w:t>(</w:t>
      </w:r>
      <w:r w:rsidRPr="00E527FF">
        <w:t xml:space="preserve">Figure </w:t>
      </w:r>
      <w:r>
        <w:t>3-1, C)</w:t>
      </w:r>
      <w:r w:rsidRPr="00E527FF">
        <w:t>. Human development on coastlines may accelerate coastal erosion by creating a fixed position of the shoreline and stabilizing inlets</w:t>
      </w:r>
      <w:r>
        <w:t>, which alters sediment transport</w:t>
      </w:r>
      <w:r w:rsidRPr="00E527FF">
        <w:t xml:space="preserve"> </w:t>
      </w:r>
      <w:sdt>
        <w:sdtPr>
          <w:tag w:val="MENDELEY_CITATION_545faf16-1a21-475c-b41b-cf05bf10f6bd"/>
          <w:id w:val="819306480"/>
          <w:placeholder>
            <w:docPart w:val="4B106DAC12AE4F7EB2B9B6CDC40E60FF"/>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w:t>
      </w:r>
      <w:proofErr w:type="gramStart"/>
      <w:r w:rsidRPr="00E527FF">
        <w:lastRenderedPageBreak/>
        <w:t>is threatened</w:t>
      </w:r>
      <w:proofErr w:type="gramEnd"/>
      <w:r w:rsidRPr="00E527FF">
        <w:t xml:space="preserve"> by the increase of urbanization and environmental coastal degradation </w:t>
      </w:r>
      <w:sdt>
        <w:sdtPr>
          <w:tag w:val="MENDELEY_CITATION_ba8727d5-e6c9-47d9-95c1-df5045908d74"/>
          <w:id w:val="581411410"/>
          <w:placeholder>
            <w:docPart w:val="4B106DAC12AE4F7EB2B9B6CDC40E60FF"/>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 et al. (2000) document urbanization as the highest cause for species endangerment. For example, </w:t>
      </w:r>
      <w:r>
        <w:t xml:space="preserve">bird species including </w:t>
      </w:r>
      <w:r w:rsidRPr="00E527FF">
        <w:t>Piping Plover (</w:t>
      </w:r>
      <w:r w:rsidRPr="00E527FF">
        <w:rPr>
          <w:i/>
          <w:iCs/>
        </w:rPr>
        <w:t xml:space="preserve">Charadrius </w:t>
      </w:r>
      <w:proofErr w:type="spellStart"/>
      <w:r w:rsidRPr="00E527FF">
        <w:rPr>
          <w:i/>
          <w:iCs/>
        </w:rPr>
        <w:t>melodus</w:t>
      </w:r>
      <w:proofErr w:type="spellEnd"/>
      <w:r w:rsidRPr="00E527FF">
        <w:t xml:space="preserve">) </w:t>
      </w:r>
      <w:r>
        <w:t xml:space="preserve">and American oystercatcher </w:t>
      </w:r>
      <w:proofErr w:type="gramStart"/>
      <w:r>
        <w:t>(</w:t>
      </w:r>
      <w:r w:rsidRPr="00384CE2">
        <w:t xml:space="preserve"> </w:t>
      </w:r>
      <w:proofErr w:type="spellStart"/>
      <w:r w:rsidRPr="00384CE2">
        <w:t>Haematopus</w:t>
      </w:r>
      <w:proofErr w:type="spellEnd"/>
      <w:proofErr w:type="gramEnd"/>
      <w:r w:rsidRPr="00384CE2">
        <w:t xml:space="preserve"> </w:t>
      </w:r>
      <w:r>
        <w:t xml:space="preserve">palliates) are known </w:t>
      </w:r>
      <w:proofErr w:type="spellStart"/>
      <w:r>
        <w:t>to</w:t>
      </w:r>
      <w:r w:rsidRPr="00E527FF">
        <w:t>forage</w:t>
      </w:r>
      <w:proofErr w:type="spellEnd"/>
      <w:r>
        <w:t xml:space="preserve"> and </w:t>
      </w:r>
      <w:proofErr w:type="spellStart"/>
      <w:r>
        <w:t>roose</w:t>
      </w:r>
      <w:proofErr w:type="spellEnd"/>
      <w:r w:rsidRPr="00E527FF">
        <w:t xml:space="preserve"> areas of low human population</w:t>
      </w:r>
      <w:r>
        <w:t>, including Suwanee Sound</w:t>
      </w:r>
      <w:r w:rsidRPr="00E527FF">
        <w:t xml:space="preserve"> </w:t>
      </w:r>
      <w:sdt>
        <w:sdtPr>
          <w:rPr>
            <w:color w:val="000000"/>
          </w:rPr>
          <w:tag w:val="MENDELEY_CITATION_1b2e1dca-0ec1-4dc2-aa0c-5460b8f718a5"/>
          <w:id w:val="2118478096"/>
          <w:placeholder>
            <w:docPart w:val="4B106DAC12AE4F7EB2B9B6CDC40E60FF"/>
          </w:placeholder>
        </w:sdtPr>
        <w:sdtContent>
          <w:r w:rsidRPr="00E527FF">
            <w:rPr>
              <w:color w:val="000000"/>
            </w:rPr>
            <w:t xml:space="preserve">(Thomas et al., </w:t>
          </w:r>
          <w:commentRangeStart w:id="399"/>
          <w:r w:rsidRPr="00E527FF">
            <w:rPr>
              <w:color w:val="000000"/>
            </w:rPr>
            <w:t>2002</w:t>
          </w:r>
          <w:commentRangeEnd w:id="399"/>
          <w:r>
            <w:rPr>
              <w:rStyle w:val="CommentReference"/>
              <w:rFonts w:eastAsia="Times New Roman" w:cs="Times New Roman"/>
            </w:rPr>
            <w:commentReference w:id="399"/>
          </w:r>
          <w:r w:rsidRPr="00E527FF">
            <w:rPr>
              <w:color w:val="000000"/>
            </w:rPr>
            <w:t>)</w:t>
          </w:r>
        </w:sdtContent>
      </w:sdt>
      <w:r>
        <w:t>.</w:t>
      </w:r>
      <w:r w:rsidRPr="00E527FF">
        <w:t xml:space="preserve"> Species biodiversity, both vegetative and animal, could be at risk due to an increase of urbanization along coastlines </w:t>
      </w:r>
      <w:sdt>
        <w:sdtPr>
          <w:rPr>
            <w:color w:val="000000"/>
          </w:rPr>
          <w:tag w:val="MENDELEY_CITATION_604fcf13-2359-44a2-97b0-9eb7097953f4"/>
          <w:id w:val="-385107623"/>
          <w:placeholder>
            <w:docPart w:val="4B106DAC12AE4F7EB2B9B6CDC40E60FF"/>
          </w:placeholder>
        </w:sdtPr>
        <w:sdtContent>
          <w:r w:rsidRPr="00E527FF">
            <w:rPr>
              <w:color w:val="000000"/>
            </w:rPr>
            <w:t xml:space="preserve">(McKinney, 2006) </w:t>
          </w:r>
        </w:sdtContent>
      </w:sdt>
      <w:r w:rsidRPr="00E527FF">
        <w:t>and accelerated shoreline erosion.</w:t>
      </w:r>
      <w:bookmarkEnd w:id="392"/>
    </w:p>
    <w:p w14:paraId="1C563EFD" w14:textId="49B3A955" w:rsidR="003A257A" w:rsidRPr="00E527FF" w:rsidDel="000220CB" w:rsidRDefault="003A257A" w:rsidP="003A257A">
      <w:pPr>
        <w:pStyle w:val="004Second-LevelSubheadingBOLD"/>
        <w:ind w:left="0" w:firstLine="0"/>
        <w:rPr>
          <w:del w:id="400" w:author="Moreno,Melissa M" w:date="2021-03-04T14:17:00Z"/>
          <w:rFonts w:eastAsia="Calibri"/>
        </w:rPr>
      </w:pPr>
      <w:commentRangeStart w:id="401"/>
      <w:del w:id="402" w:author="Moreno,Melissa M" w:date="2021-03-04T14:17:00Z">
        <w:r w:rsidRPr="00E527FF" w:rsidDel="000220CB">
          <w:rPr>
            <w:rFonts w:eastAsia="Calibri"/>
          </w:rPr>
          <w:delText xml:space="preserve">Big Bend Habitats </w:delText>
        </w:r>
        <w:r w:rsidDel="000220CB">
          <w:rPr>
            <w:rFonts w:eastAsia="Calibri"/>
          </w:rPr>
          <w:delText>f</w:delText>
        </w:r>
        <w:r w:rsidRPr="00E527FF" w:rsidDel="000220CB">
          <w:rPr>
            <w:rFonts w:eastAsia="Calibri"/>
          </w:rPr>
          <w:delText>or Species Richness</w:delText>
        </w:r>
      </w:del>
    </w:p>
    <w:p w14:paraId="33BB3884" w14:textId="093CC81C" w:rsidR="003A257A" w:rsidDel="000220CB" w:rsidRDefault="003A257A" w:rsidP="003A257A">
      <w:pPr>
        <w:pStyle w:val="006BodyText"/>
        <w:rPr>
          <w:del w:id="403" w:author="Moreno,Melissa M" w:date="2021-03-04T14:17:00Z"/>
        </w:rPr>
      </w:pPr>
      <w:del w:id="404" w:author="Moreno,Melissa M" w:date="2021-03-04T14:17:00Z">
        <w:r w:rsidRPr="00E527FF" w:rsidDel="000220CB">
          <w:delTex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delText>
        </w:r>
      </w:del>
      <w:customXmlDelRangeStart w:id="405" w:author="Moreno,Melissa M" w:date="2021-03-04T14:17:00Z"/>
      <w:sdt>
        <w:sdtPr>
          <w:rPr>
            <w:color w:val="000000"/>
          </w:rPr>
          <w:tag w:val="MENDELEY_CITATION_10d77fe1-e905-4ee5-9bd3-1fce87ac4b09"/>
          <w:id w:val="-377165409"/>
          <w:placeholder>
            <w:docPart w:val="4B106DAC12AE4F7EB2B9B6CDC40E60FF"/>
          </w:placeholder>
        </w:sdtPr>
        <w:sdtContent>
          <w:customXmlDelRangeEnd w:id="405"/>
          <w:del w:id="406" w:author="Moreno,Melissa M" w:date="2021-03-04T14:17:00Z">
            <w:r w:rsidRPr="00E527FF" w:rsidDel="000220CB">
              <w:rPr>
                <w:color w:val="000000"/>
              </w:rPr>
              <w:delText xml:space="preserve">(Withers, 2002). </w:delText>
            </w:r>
          </w:del>
          <w:customXmlDelRangeStart w:id="407" w:author="Moreno,Melissa M" w:date="2021-03-04T14:17:00Z"/>
        </w:sdtContent>
      </w:sdt>
      <w:customXmlDelRangeEnd w:id="407"/>
      <w:del w:id="408" w:author="Moreno,Melissa M" w:date="2021-03-04T14:17:00Z">
        <w:r w:rsidRPr="00E527FF" w:rsidDel="000220CB">
          <w:delText xml:space="preserve">The coastlines in the Big Bed region (Figure </w:delText>
        </w:r>
        <w:r w:rsidDel="000220CB">
          <w:delText>3-</w:delText>
        </w:r>
        <w:r w:rsidRPr="00E527FF" w:rsidDel="000220CB">
          <w:delText xml:space="preserve">2) are described as having low wave energy (described as waves falling well below the high-water line of a shore), which can be ideal for migrating shorebirds because low wave energy on shorelines can facilitate the accumulation </w:delText>
        </w:r>
        <w:commentRangeEnd w:id="401"/>
        <w:r w:rsidDel="000220CB">
          <w:rPr>
            <w:rStyle w:val="CommentReference"/>
            <w:rFonts w:eastAsia="Times New Roman" w:cs="Times New Roman"/>
          </w:rPr>
          <w:commentReference w:id="401"/>
        </w:r>
        <w:r w:rsidRPr="00E527FF" w:rsidDel="000220CB">
          <w:delText xml:space="preserve">of vegetative litter </w:delText>
        </w:r>
      </w:del>
      <w:customXmlDelRangeStart w:id="409" w:author="Moreno,Melissa M" w:date="2021-03-04T14:17:00Z"/>
      <w:sdt>
        <w:sdtPr>
          <w:rPr>
            <w:color w:val="000000"/>
          </w:rPr>
          <w:tag w:val="MENDELEY_CITATION_9246ce78-9f6b-4c05-ab5a-8beb394382b6"/>
          <w:id w:val="-323350889"/>
          <w:placeholder>
            <w:docPart w:val="4B106DAC12AE4F7EB2B9B6CDC40E60FF"/>
          </w:placeholder>
        </w:sdtPr>
        <w:sdtContent>
          <w:customXmlDelRangeEnd w:id="409"/>
          <w:del w:id="410" w:author="Moreno,Melissa M" w:date="2021-03-04T14:17:00Z">
            <w:r w:rsidRPr="00E527FF" w:rsidDel="000220CB">
              <w:rPr>
                <w:color w:val="000000"/>
              </w:rPr>
              <w:delText>(Nordstrom et al., 2006)</w:delText>
            </w:r>
          </w:del>
          <w:customXmlDelRangeStart w:id="411" w:author="Moreno,Melissa M" w:date="2021-03-04T14:17:00Z"/>
        </w:sdtContent>
      </w:sdt>
      <w:customXmlDelRangeEnd w:id="411"/>
      <w:del w:id="412" w:author="Moreno,Melissa M" w:date="2021-03-04T14:17:00Z">
        <w:r w:rsidRPr="00E527FF" w:rsidDel="000220CB">
          <w:delText xml:space="preserve">. These shorebirds use the primarily cordgrass marsh shorelines habitats of the Big Bend for foraging, mating, and shelter. </w:delText>
        </w:r>
        <w:commentRangeStart w:id="413"/>
        <w:r w:rsidRPr="00E527FF" w:rsidDel="000220CB">
          <w:delText>Shorebirds in the Big Bend have been documented to have the least abundance and species richness, in a study comparing Gulf of Mexico regions shorebird use of coastal habitats (Withers, 2002).</w:delText>
        </w:r>
        <w:commentRangeEnd w:id="413"/>
        <w:r w:rsidDel="000220CB">
          <w:rPr>
            <w:rStyle w:val="CommentReference"/>
            <w:rFonts w:eastAsia="Times New Roman" w:cs="Times New Roman"/>
          </w:rPr>
          <w:commentReference w:id="413"/>
        </w:r>
      </w:del>
    </w:p>
    <w:p w14:paraId="3073FA2B" w14:textId="7BD57F7C" w:rsidR="003A257A" w:rsidRPr="00E527FF" w:rsidDel="000220CB" w:rsidRDefault="003A257A" w:rsidP="003A257A">
      <w:pPr>
        <w:pStyle w:val="006BodyText"/>
        <w:rPr>
          <w:del w:id="414" w:author="Moreno,Melissa M" w:date="2021-03-04T14:17:00Z"/>
        </w:rPr>
      </w:pPr>
    </w:p>
    <w:p w14:paraId="6C5111C5" w14:textId="77777777" w:rsidR="003A257A" w:rsidRPr="00E527FF" w:rsidRDefault="003A257A" w:rsidP="003A257A">
      <w:pPr>
        <w:pStyle w:val="004Second-LevelSubheadingBOLD"/>
        <w:rPr>
          <w:rFonts w:eastAsia="Calibri"/>
        </w:rPr>
      </w:pPr>
      <w:bookmarkStart w:id="415" w:name="_Hlk65840098"/>
      <w:r>
        <w:rPr>
          <w:rFonts w:eastAsia="Calibri"/>
        </w:rPr>
        <w:lastRenderedPageBreak/>
        <w:t xml:space="preserve">Recent storm events in Suwannee Sound </w:t>
      </w:r>
      <w:commentRangeStart w:id="416"/>
      <w:r>
        <w:rPr>
          <w:rFonts w:eastAsia="Calibri"/>
        </w:rPr>
        <w:t>region</w:t>
      </w:r>
      <w:commentRangeEnd w:id="416"/>
      <w:r>
        <w:rPr>
          <w:rStyle w:val="CommentReference"/>
          <w:b w:val="0"/>
        </w:rPr>
        <w:commentReference w:id="416"/>
      </w:r>
    </w:p>
    <w:p w14:paraId="0B24E696" w14:textId="7D239DB6" w:rsidR="003A257A" w:rsidRDefault="003A257A" w:rsidP="003A257A">
      <w:pPr>
        <w:spacing w:line="480" w:lineRule="auto"/>
      </w:pPr>
      <w:r>
        <w:t xml:space="preserve">Suwannee Sound is considered a low energy environment because the nominal wave height is below the nominal </w:t>
      </w:r>
      <w:proofErr w:type="gramStart"/>
      <w:r>
        <w:t>high water</w:t>
      </w:r>
      <w:proofErr w:type="gramEnd"/>
      <w:r>
        <w:t xml:space="preserve"> line. High energy events including tropic and winter storms can increase wave and wind action to the region.  Recent major storms in the area include the “s</w:t>
      </w:r>
      <w:r w:rsidRPr="00E527FF">
        <w:t xml:space="preserve">torm of the </w:t>
      </w:r>
      <w:r>
        <w:t>c</w:t>
      </w:r>
      <w:r w:rsidRPr="00E527FF">
        <w:t>entury</w:t>
      </w:r>
      <w:r>
        <w:t>” in</w:t>
      </w:r>
      <w:r w:rsidRPr="00E527FF">
        <w:t xml:space="preserve"> March 1993, with wind speeds </w:t>
      </w:r>
      <w:r>
        <w:t xml:space="preserve">of &gt; 15 m/s for 16 hours recorded at the Crystal River Power Plant roughly 100 km south of Suwannee Sound </w:t>
      </w:r>
      <w:sdt>
        <w:sdtPr>
          <w:tag w:val="MENDELEY_CITATION_8c0f1427-2a4b-4368-84b5-24f189758b0e"/>
          <w:id w:val="258261850"/>
          <w:placeholder>
            <w:docPart w:val="3EDB7D98A0B14E8BBD9CC2F10D9D7C67"/>
          </w:placeholder>
        </w:sdtPr>
        <w:sdtEndPr>
          <w:rPr>
            <w:highlight w:val="yellow"/>
          </w:rPr>
        </w:sdtEndPr>
        <w:sdtContent>
          <w:r w:rsidRPr="00E527FF">
            <w:t>(Goodbred &amp; Hine, 1993a)</w:t>
          </w:r>
        </w:sdtContent>
      </w:sdt>
      <w:r w:rsidRPr="00E527FF">
        <w:t>. Th</w:t>
      </w:r>
      <w:r>
        <w:t>is</w:t>
      </w:r>
      <w:r w:rsidRPr="00E527FF">
        <w:t xml:space="preserve"> </w:t>
      </w:r>
      <w:r>
        <w:t>weather event</w:t>
      </w:r>
      <w:r w:rsidRPr="00E527FF">
        <w:t xml:space="preserve"> caused </w:t>
      </w:r>
      <w:r>
        <w:t>extensive</w:t>
      </w:r>
      <w:r w:rsidRPr="00E527FF">
        <w:t xml:space="preserve"> damage to Waccasassa Bay (approximately 30 kilometers south of </w:t>
      </w:r>
      <w:r>
        <w:t>Suwanee Sound</w:t>
      </w:r>
      <w:r w:rsidRPr="00E527FF">
        <w:t>)</w:t>
      </w:r>
      <w:r>
        <w:t xml:space="preserve"> including</w:t>
      </w:r>
      <w:r w:rsidRPr="00E527FF">
        <w:t xml:space="preserve"> 3-meter water storm surges</w:t>
      </w:r>
      <w:r>
        <w:t xml:space="preserve"> and storm driven sediment deposits of up to</w:t>
      </w:r>
      <w:r w:rsidRPr="00E527FF">
        <w:t xml:space="preserve"> 12 cm on </w:t>
      </w:r>
      <w:r>
        <w:t>coastal shoreline features</w:t>
      </w:r>
      <w:r w:rsidRPr="00E527FF">
        <w:t xml:space="preserve"> up to 2 cm the marsh surface </w:t>
      </w:r>
      <w:sdt>
        <w:sdtPr>
          <w:tag w:val="MENDELEY_CITATION_8c0f1427-2a4b-4368-84b5-24f189758b0e"/>
          <w:id w:val="-1191067506"/>
          <w:placeholder>
            <w:docPart w:val="4B106DAC12AE4F7EB2B9B6CDC40E60FF"/>
          </w:placeholder>
        </w:sdtPr>
        <w:sdtEndPr>
          <w:rPr>
            <w:highlight w:val="yellow"/>
          </w:rPr>
        </w:sdtEndPr>
        <w:sdtContent>
          <w:r w:rsidRPr="00E527FF">
            <w:t>(Goodbred &amp; Hine, 1993a)</w:t>
          </w:r>
        </w:sdtContent>
      </w:sdt>
      <w:r w:rsidRPr="00E527FF">
        <w:t>. Hurricane Irma</w:t>
      </w:r>
      <w:r>
        <w:t xml:space="preserve"> a category 3 hurricane made landfall near Marco Island and moved north along the Florida coastline causing excessive rain and coastal flooding in the Suwannee Sound region.  Hurricane Hermine caused major flooding in Cedar Key, Florida including observed storm surge of &gt;1.5-m) Hurricane Eta made landfall in Cedar Key as a minor storm in 2020.</w:t>
      </w:r>
    </w:p>
    <w:p w14:paraId="078F9665" w14:textId="7F1C607E" w:rsidR="003D6A76" w:rsidRDefault="003D6A76" w:rsidP="003D6A76">
      <w:pPr>
        <w:pStyle w:val="006BodyText"/>
      </w:pPr>
      <w:r>
        <w:t xml:space="preserve">Within </w:t>
      </w:r>
      <w:commentRangeStart w:id="417"/>
      <w:r>
        <w:t>Suwannee</w:t>
      </w:r>
      <w:commentRangeEnd w:id="417"/>
      <w:r w:rsidR="00471FA5">
        <w:rPr>
          <w:rStyle w:val="CommentReference"/>
          <w:rFonts w:eastAsia="Times New Roman" w:cs="Times New Roman"/>
        </w:rPr>
        <w:commentReference w:id="417"/>
      </w:r>
      <w:r>
        <w:t xml:space="preserve"> Sound (</w:t>
      </w:r>
      <w:r w:rsidRPr="00E527FF">
        <w:t xml:space="preserve">Figure </w:t>
      </w:r>
      <w:r>
        <w:t>3-3)</w:t>
      </w:r>
      <w:r w:rsidR="00471FA5">
        <w:t xml:space="preserve"> prominent coastal features include numerous tidal creeks, intertidal and subtidal oyster bars, and small islands.  One prominent island, Deer Island, is a privately </w:t>
      </w:r>
      <w:r w:rsidRPr="00E527FF">
        <w:t xml:space="preserve">owned uninhabited island approximately 13 kilometers north of </w:t>
      </w:r>
      <w:proofErr w:type="spellStart"/>
      <w:r w:rsidR="00471FA5">
        <w:t>of</w:t>
      </w:r>
      <w:proofErr w:type="spellEnd"/>
      <w:r w:rsidR="00471FA5">
        <w:t xml:space="preserve"> the town of</w:t>
      </w:r>
      <w:r w:rsidRPr="00E527FF">
        <w:t xml:space="preserve"> Cedar Key, Florida. Historically, Native Americans intermittently inhabited Deer </w:t>
      </w:r>
      <w:r>
        <w:t>I</w:t>
      </w:r>
      <w:r w:rsidRPr="00E527FF">
        <w:t>sland for thousands of years</w:t>
      </w:r>
      <w:r w:rsidR="00471FA5">
        <w:t xml:space="preserve"> (references) and long-time Cedar Key residents report e</w:t>
      </w:r>
      <w:r w:rsidRPr="00E527FF">
        <w:t xml:space="preserve">arly Florida settlers </w:t>
      </w:r>
      <w:proofErr w:type="gramStart"/>
      <w:r w:rsidRPr="00E527FF">
        <w:t>were reported</w:t>
      </w:r>
      <w:proofErr w:type="gramEnd"/>
      <w:r w:rsidRPr="00E527FF">
        <w:t xml:space="preserve"> to live and camp on the island as well. The 1800 Florida census registered </w:t>
      </w:r>
      <w:r w:rsidR="00471FA5">
        <w:t>four</w:t>
      </w:r>
      <w:r w:rsidRPr="00E527FF">
        <w:t xml:space="preserve"> people </w:t>
      </w:r>
      <w:r w:rsidR="00471FA5">
        <w:t>who</w:t>
      </w:r>
      <w:r w:rsidRPr="00E527FF">
        <w:t xml:space="preserve"> identified this island as their home</w:t>
      </w:r>
      <w:r w:rsidR="00471FA5">
        <w:t xml:space="preserve"> and a small cabin </w:t>
      </w:r>
      <w:proofErr w:type="gramStart"/>
      <w:r w:rsidR="00471FA5">
        <w:t>is identified</w:t>
      </w:r>
      <w:proofErr w:type="gramEnd"/>
      <w:r w:rsidR="00471FA5">
        <w:t xml:space="preserve"> on </w:t>
      </w:r>
      <w:r w:rsidRPr="00E527FF">
        <w:t>a 1951 USGS Cedar Key Quadrangle map (USGS, 1955)</w:t>
      </w:r>
      <w:r w:rsidR="00471FA5">
        <w:t xml:space="preserve"> of the region</w:t>
      </w:r>
      <w:r w:rsidRPr="00E527FF">
        <w:t>.</w:t>
      </w:r>
      <w:r w:rsidR="00471FA5">
        <w:t xml:space="preserve">  At present, t</w:t>
      </w:r>
      <w:r w:rsidRPr="00E527FF">
        <w:t xml:space="preserve">his island </w:t>
      </w:r>
      <w:proofErr w:type="gramStart"/>
      <w:r w:rsidRPr="00E527FF">
        <w:t>is located in</w:t>
      </w:r>
      <w:proofErr w:type="gramEnd"/>
      <w:r w:rsidRPr="00E527FF">
        <w:t xml:space="preserve"> the Big Bend </w:t>
      </w:r>
      <w:r w:rsidRPr="00E527FF">
        <w:lastRenderedPageBreak/>
        <w:t xml:space="preserve">Aquatic Seagrass Preserve and connects with the Lower Suwannee National Wildlife Refuge (http://www.beachrealtyfla.com/DeerIsland.htm). </w:t>
      </w:r>
      <w:commentRangeStart w:id="418"/>
      <w:r w:rsidRPr="00E527FF">
        <w:t xml:space="preserve">Deer Island is approximately </w:t>
      </w:r>
      <w:r w:rsidRPr="002E765B">
        <w:t xml:space="preserve">~0.364 </w:t>
      </w:r>
      <w:commentRangeStart w:id="419"/>
      <w:r w:rsidRPr="002E765B">
        <w:t>km</w:t>
      </w:r>
      <w:r w:rsidRPr="003545DB">
        <w:rPr>
          <w:vertAlign w:val="superscript"/>
        </w:rPr>
        <w:t>2</w:t>
      </w:r>
      <w:commentRangeEnd w:id="419"/>
      <w:r w:rsidR="00471FA5">
        <w:rPr>
          <w:rStyle w:val="CommentReference"/>
          <w:rFonts w:eastAsia="Times New Roman" w:cs="Times New Roman"/>
        </w:rPr>
        <w:commentReference w:id="419"/>
      </w:r>
      <w:r w:rsidRPr="002E765B">
        <w:t xml:space="preserve"> </w:t>
      </w:r>
      <w:r w:rsidRPr="00E527FF">
        <w:t>of total area</w:t>
      </w:r>
      <w:r>
        <w:t>, which ~</w:t>
      </w:r>
      <w:bookmarkStart w:id="420" w:name="_Hlk66263751"/>
      <w:r w:rsidRPr="00471126">
        <w:t>0.182</w:t>
      </w:r>
      <w:r>
        <w:t xml:space="preserve"> </w:t>
      </w:r>
      <w:bookmarkEnd w:id="420"/>
      <w:r>
        <w:t xml:space="preserve">km2 (50%) of the are lie below the mean high tide mark and </w:t>
      </w:r>
      <w:proofErr w:type="gramStart"/>
      <w:r>
        <w:t>are considered</w:t>
      </w:r>
      <w:proofErr w:type="gramEnd"/>
      <w:r>
        <w:t xml:space="preserve"> sovereign, ~</w:t>
      </w:r>
      <w:r w:rsidRPr="002E765B">
        <w:t>0.101</w:t>
      </w:r>
      <w:r w:rsidRPr="00E527FF">
        <w:t xml:space="preserve"> </w:t>
      </w:r>
      <w:r w:rsidRPr="002E765B">
        <w:t xml:space="preserve">km2 </w:t>
      </w:r>
      <w:r w:rsidRPr="00E527FF">
        <w:t>(27.7</w:t>
      </w:r>
      <w:r>
        <w:t>4</w:t>
      </w:r>
      <w:r w:rsidRPr="00E527FF">
        <w:t xml:space="preserve">%) </w:t>
      </w:r>
      <w:r>
        <w:t>are upland acres, and ~</w:t>
      </w:r>
      <w:r w:rsidRPr="00AE0E43">
        <w:t>0.08</w:t>
      </w:r>
      <w:r>
        <w:t xml:space="preserve">1 </w:t>
      </w:r>
      <w:r w:rsidRPr="002E765B">
        <w:t>km2</w:t>
      </w:r>
      <w:r w:rsidRPr="00E527FF">
        <w:t xml:space="preserve"> (</w:t>
      </w:r>
      <w:r>
        <w:t>22.25</w:t>
      </w:r>
      <w:r w:rsidRPr="00E527FF">
        <w:t xml:space="preserve">%) </w:t>
      </w:r>
      <w:r>
        <w:t>are</w:t>
      </w:r>
      <w:r w:rsidRPr="00E527FF">
        <w:t xml:space="preserve"> wetlands with elevations as high as 4.3 meters. </w:t>
      </w:r>
      <w:commentRangeEnd w:id="418"/>
      <w:r w:rsidR="00471FA5">
        <w:rPr>
          <w:rStyle w:val="CommentReference"/>
          <w:rFonts w:eastAsia="Times New Roman" w:cs="Times New Roman"/>
        </w:rPr>
        <w:commentReference w:id="418"/>
      </w:r>
      <w:r w:rsidRPr="00E527FF">
        <w:t xml:space="preserve">The island </w:t>
      </w:r>
      <w:proofErr w:type="gramStart"/>
      <w:r w:rsidRPr="00E527FF">
        <w:t>is forested</w:t>
      </w:r>
      <w:proofErr w:type="gramEnd"/>
      <w:r w:rsidRPr="00E527FF">
        <w:t xml:space="preserve"> with large pines, cedars, palms, oaks, palmettos and many more plant species </w:t>
      </w:r>
      <w:commentRangeStart w:id="421"/>
      <w:r w:rsidRPr="00E527FF">
        <w:t>(</w:t>
      </w:r>
      <w:r w:rsidRPr="00595190">
        <w:rPr>
          <w:rFonts w:eastAsia="Times New Roman" w:cs="Times New Roman"/>
        </w:rPr>
        <w:t>“Deer Island Florida, United States</w:t>
      </w:r>
      <w:r>
        <w:rPr>
          <w:rFonts w:eastAsia="Times New Roman" w:cs="Times New Roman"/>
        </w:rPr>
        <w:t>.</w:t>
      </w:r>
      <w:r w:rsidRPr="00595190">
        <w:rPr>
          <w:rFonts w:eastAsia="Times New Roman" w:cs="Times New Roman"/>
        </w:rPr>
        <w:t>”</w:t>
      </w:r>
      <w:r>
        <w:rPr>
          <w:rFonts w:eastAsia="Times New Roman" w:cs="Times New Roman"/>
        </w:rPr>
        <w:t>, 2021</w:t>
      </w:r>
      <w:r w:rsidRPr="00E527FF">
        <w:t xml:space="preserve">). The shoreline attributes reported on Deer </w:t>
      </w:r>
      <w:r>
        <w:t>I</w:t>
      </w:r>
      <w:r w:rsidRPr="00E527FF">
        <w:t xml:space="preserve">sland is </w:t>
      </w:r>
      <w:r>
        <w:t>~</w:t>
      </w:r>
      <w:r w:rsidRPr="00E527FF">
        <w:t xml:space="preserve">1.3 +/- kilometers of Gulf of Mexico white sand beach and </w:t>
      </w:r>
      <w:r>
        <w:t>~</w:t>
      </w:r>
      <w:r w:rsidRPr="00E527FF">
        <w:t>1.3 +/- kilometers of waterfront facing the mainland (</w:t>
      </w:r>
      <w:r w:rsidRPr="00165E36">
        <w:t>“A Deer Island A Sportsman's Paradise.”</w:t>
      </w:r>
      <w:r>
        <w:t>, 2021</w:t>
      </w:r>
      <w:r w:rsidRPr="00E527FF">
        <w:t>).</w:t>
      </w:r>
      <w:commentRangeEnd w:id="421"/>
      <w:r w:rsidR="00471FA5">
        <w:rPr>
          <w:rStyle w:val="CommentReference"/>
          <w:rFonts w:eastAsia="Times New Roman" w:cs="Times New Roman"/>
        </w:rPr>
        <w:commentReference w:id="421"/>
      </w:r>
      <w:r w:rsidR="00471FA5">
        <w:t xml:space="preserve">Because of its historical and cultural significance to region, Deer Island is commonly used by </w:t>
      </w:r>
      <w:proofErr w:type="gramStart"/>
      <w:r w:rsidR="00471FA5">
        <w:t>local residents</w:t>
      </w:r>
      <w:proofErr w:type="gramEnd"/>
      <w:r w:rsidR="00471FA5">
        <w:t xml:space="preserve"> as a geographic reference point for navigation and a recreation area. These same residents have also reported that Deer Island has changed in recent decades both in shape and area.</w:t>
      </w:r>
    </w:p>
    <w:p w14:paraId="6C441CE3" w14:textId="3909DCF4" w:rsidR="00CD164B" w:rsidRDefault="00CD164B" w:rsidP="00CD164B">
      <w:pPr>
        <w:pStyle w:val="006BodyText"/>
        <w:ind w:firstLine="0"/>
      </w:pPr>
      <w:r>
        <w:t>Objectives</w:t>
      </w:r>
    </w:p>
    <w:p w14:paraId="17EB4D86" w14:textId="77777777" w:rsidR="00CD164B" w:rsidRDefault="00CD164B" w:rsidP="00CD164B">
      <w:pPr>
        <w:pStyle w:val="006BodyText"/>
        <w:rPr>
          <w:ins w:id="422" w:author="Bill Pine" w:date="2021-02-23T09:50:00Z"/>
        </w:rPr>
      </w:pPr>
      <w:r>
        <w:t xml:space="preserve">In this chapter I will examine a portion of Suwannee Sound for evidence of shoreline change over time using various remotely sensed imagery.  If change is evident, I will document this change and assess the rate and type of change to the observed shoreline features.  Because Suwannee Sound is a region of low human population density and the immediate shoreline areas surrounding Suwannee Sound are state or federal protected lands including the Lower Suwannee National Wildlife Refuge, shoreline change in this area is less likely to be </w:t>
      </w:r>
      <w:proofErr w:type="gramStart"/>
      <w:r>
        <w:t>a</w:t>
      </w:r>
      <w:proofErr w:type="gramEnd"/>
      <w:r>
        <w:t xml:space="preserve"> influenced by major factors observed elsewhere such as shoreline development, and any observed change in </w:t>
      </w:r>
      <w:r>
        <w:lastRenderedPageBreak/>
        <w:t>shoreline feature are more likely to come from other factors including SLR and storm events.</w:t>
      </w:r>
      <w:bookmarkEnd w:id="415"/>
      <w:ins w:id="423" w:author="Bill Pine" w:date="2021-02-23T09:50:00Z">
        <w:r>
          <w:t xml:space="preserve">  </w:t>
        </w:r>
      </w:ins>
    </w:p>
    <w:p w14:paraId="0B2A9D9A" w14:textId="4A6E5D39" w:rsidR="00CD164B" w:rsidRPr="00E527FF" w:rsidDel="00CD164B" w:rsidRDefault="00CD164B">
      <w:pPr>
        <w:pStyle w:val="006BodyText"/>
        <w:ind w:firstLine="0"/>
        <w:rPr>
          <w:del w:id="424" w:author="Bill Pine" w:date="2021-02-23T09:50:00Z"/>
        </w:rPr>
        <w:pPrChange w:id="425" w:author="Bill Pine" w:date="2021-02-23T09:50:00Z">
          <w:pPr>
            <w:pStyle w:val="006BodyText"/>
          </w:pPr>
        </w:pPrChange>
      </w:pPr>
    </w:p>
    <w:p w14:paraId="05407187" w14:textId="77777777" w:rsidR="003D6A76" w:rsidRPr="00E527FF" w:rsidRDefault="003D6A76">
      <w:pPr>
        <w:spacing w:line="480" w:lineRule="auto"/>
        <w:pPrChange w:id="426" w:author="Bill Pine" w:date="2021-02-23T08:47:00Z">
          <w:pPr>
            <w:pStyle w:val="006BodyText"/>
          </w:pPr>
        </w:pPrChange>
      </w:pPr>
    </w:p>
    <w:p w14:paraId="38A374EF" w14:textId="022D9E3C" w:rsidR="00E527FF" w:rsidRPr="00E527FF" w:rsidRDefault="00E527FF" w:rsidP="003545DB">
      <w:pPr>
        <w:pStyle w:val="006BodyText"/>
      </w:pPr>
    </w:p>
    <w:p w14:paraId="4E70C14A" w14:textId="43DE1341" w:rsidR="00DB4FE5" w:rsidRDefault="00DB4FE5" w:rsidP="00CB3303">
      <w:pPr>
        <w:pStyle w:val="006BodyText"/>
      </w:pPr>
    </w:p>
    <w:p w14:paraId="08F45A91" w14:textId="77777777" w:rsidR="00DB4FE5" w:rsidRDefault="00DB4FE5" w:rsidP="00DB4FE5">
      <w:pPr>
        <w:pStyle w:val="006BodyText"/>
        <w:ind w:firstLine="0"/>
      </w:pPr>
      <w:r>
        <w:t>Methods</w:t>
      </w:r>
    </w:p>
    <w:p w14:paraId="71C9CF56" w14:textId="386B8AF1" w:rsidR="00E527FF" w:rsidRPr="00E527FF" w:rsidRDefault="00DB4FE5" w:rsidP="00DB4FE5">
      <w:pPr>
        <w:pStyle w:val="006BodyText"/>
      </w:pPr>
      <w:r>
        <w:t xml:space="preserve">I cataloged available imagery of shoreline features for the region of Suwannee Sound defined by X to Y.  After compiling images from the XYZ, a </w:t>
      </w:r>
      <w:proofErr w:type="gramStart"/>
      <w:r>
        <w:t>25 year</w:t>
      </w:r>
      <w:proofErr w:type="gramEnd"/>
      <w:r>
        <w:t xml:space="preserve"> period of 1994 to 2019 was identified as having suitable images for use.  This time series was divided</w:t>
      </w:r>
      <w:r w:rsidR="00E527FF" w:rsidRPr="00E527FF">
        <w:t xml:space="preserve"> into </w:t>
      </w:r>
      <w:proofErr w:type="gramStart"/>
      <w:r w:rsidR="00E527FF" w:rsidRPr="00E527FF">
        <w:t>three time</w:t>
      </w:r>
      <w:proofErr w:type="gramEnd"/>
      <w:r w:rsidR="00E527FF" w:rsidRPr="00E527FF">
        <w:t xml:space="preserve"> frames in order to locate an area of shoreline change where an identifiable factor may have triggered shoreline erosion or accretion. </w:t>
      </w:r>
      <w:commentRangeStart w:id="427"/>
      <w:proofErr w:type="gramStart"/>
      <w:r w:rsidR="00E527FF" w:rsidRPr="00E527FF">
        <w:t>Two out of the three time</w:t>
      </w:r>
      <w:proofErr w:type="gramEnd"/>
      <w:r w:rsidR="00E527FF" w:rsidRPr="00E527FF">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commentRangeEnd w:id="427"/>
      <w:r>
        <w:rPr>
          <w:rStyle w:val="CommentReference"/>
          <w:rFonts w:eastAsia="Times New Roman" w:cs="Times New Roman"/>
        </w:rPr>
        <w:commentReference w:id="427"/>
      </w:r>
    </w:p>
    <w:p w14:paraId="66240044" w14:textId="09216252" w:rsidR="00E527FF" w:rsidRPr="00E527FF" w:rsidRDefault="00E527FF" w:rsidP="00CB3303">
      <w:pPr>
        <w:pStyle w:val="006BodyText"/>
      </w:pPr>
      <w:commentRangeStart w:id="428"/>
      <w:r w:rsidRPr="00E527FF">
        <w:t xml:space="preserve">Shoreline loss as also need near our study site has also </w:t>
      </w:r>
      <w:proofErr w:type="gramStart"/>
      <w:r w:rsidRPr="00E527FF">
        <w:t>been captured</w:t>
      </w:r>
      <w:proofErr w:type="gramEnd"/>
      <w:r w:rsidRPr="00E527FF">
        <w:t xml:space="preserve"> recently. </w:t>
      </w:r>
      <w:commentRangeEnd w:id="428"/>
      <w:r w:rsidR="003A257A">
        <w:rPr>
          <w:rStyle w:val="CommentReference"/>
          <w:rFonts w:eastAsia="Times New Roman" w:cs="Times New Roman"/>
        </w:rPr>
        <w:commentReference w:id="428"/>
      </w:r>
      <w:commentRangeStart w:id="429"/>
      <w:r w:rsidRPr="00E527FF">
        <w:t xml:space="preserve">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w:t>
      </w:r>
      <w:proofErr w:type="gramStart"/>
      <w:r w:rsidRPr="00E527FF">
        <w:t>is completely submerged</w:t>
      </w:r>
      <w:proofErr w:type="gramEnd"/>
      <w:r w:rsidRPr="00E527FF">
        <w:t xml:space="preserve"> (in 2016 photography). Major shoreline </w:t>
      </w:r>
      <w:r w:rsidRPr="00E527FF">
        <w:lastRenderedPageBreak/>
        <w:t xml:space="preserve">differences </w:t>
      </w:r>
      <w:proofErr w:type="gramStart"/>
      <w:r w:rsidRPr="00E527FF">
        <w:t>are noticeably observed</w:t>
      </w:r>
      <w:proofErr w:type="gramEnd"/>
      <w:r w:rsidRPr="00E527FF">
        <w:t xml:space="preserve"> in the 34 years, time between the imagery, for this specific spoil island. Large scale efforts to analyze shoreline changes in Florida have </w:t>
      </w:r>
      <w:proofErr w:type="gramStart"/>
      <w:r w:rsidRPr="00E527FF">
        <w:t>been studied</w:t>
      </w:r>
      <w:proofErr w:type="gramEnd"/>
      <w:r w:rsidRPr="00E527FF">
        <w:t xml:space="preserve">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commentRangeEnd w:id="429"/>
      <w:r w:rsidR="003A257A">
        <w:rPr>
          <w:rStyle w:val="CommentReference"/>
          <w:rFonts w:eastAsia="Times New Roman" w:cs="Times New Roman"/>
        </w:rPr>
        <w:commentReference w:id="429"/>
      </w:r>
    </w:p>
    <w:p w14:paraId="7C6A69B2" w14:textId="67A4F2F9" w:rsidR="00E527FF" w:rsidRPr="00E527FF" w:rsidRDefault="00E527FF" w:rsidP="00680A4E">
      <w:pPr>
        <w:pStyle w:val="003First-LevelSubheadingBOLD"/>
        <w:rPr>
          <w:rFonts w:eastAsia="Calibri"/>
        </w:rPr>
      </w:pPr>
      <w:bookmarkStart w:id="430" w:name="_Toc64018351"/>
      <w:r w:rsidRPr="00E527FF">
        <w:rPr>
          <w:rFonts w:eastAsia="Calibri"/>
        </w:rPr>
        <w:t xml:space="preserve">Materials and </w:t>
      </w:r>
      <w:r w:rsidR="004D2C6B">
        <w:rPr>
          <w:rFonts w:eastAsia="Calibri"/>
        </w:rPr>
        <w:t>M</w:t>
      </w:r>
      <w:r w:rsidRPr="00E527FF">
        <w:rPr>
          <w:rFonts w:eastAsia="Calibri"/>
        </w:rPr>
        <w:t>ethods</w:t>
      </w:r>
      <w:bookmarkEnd w:id="430"/>
    </w:p>
    <w:p w14:paraId="1965CAC0" w14:textId="035A21C5" w:rsidR="00E527FF" w:rsidRPr="00E527FF" w:rsidRDefault="00E527FF" w:rsidP="00680A4E">
      <w:pPr>
        <w:pStyle w:val="004Second-LevelSubheadingBOLD"/>
        <w:rPr>
          <w:rFonts w:eastAsia="Calibri"/>
        </w:rPr>
      </w:pPr>
      <w:bookmarkStart w:id="431" w:name="_Toc64018352"/>
      <w:r w:rsidRPr="00E527FF">
        <w:rPr>
          <w:rFonts w:eastAsia="Calibri"/>
        </w:rPr>
        <w:t>Study Area</w:t>
      </w:r>
      <w:bookmarkEnd w:id="431"/>
    </w:p>
    <w:p w14:paraId="58FACAB3" w14:textId="6B0919F0" w:rsidR="00E527FF" w:rsidRPr="00E527FF" w:rsidRDefault="004D2C6B" w:rsidP="0079498B">
      <w:pPr>
        <w:pStyle w:val="004Second-LevelSubheadingBOLD"/>
        <w:rPr>
          <w:rFonts w:eastAsia="Calibri"/>
        </w:rPr>
      </w:pPr>
      <w:bookmarkStart w:id="432" w:name="_Toc64018353"/>
      <w:r w:rsidRPr="00E527FF">
        <w:rPr>
          <w:rFonts w:eastAsia="Calibri"/>
        </w:rPr>
        <w:t xml:space="preserve">Imagery Selection </w:t>
      </w:r>
      <w:commentRangeStart w:id="433"/>
      <w:r w:rsidRPr="00E527FF">
        <w:rPr>
          <w:rFonts w:eastAsia="Calibri"/>
        </w:rPr>
        <w:t>Process</w:t>
      </w:r>
      <w:bookmarkEnd w:id="432"/>
      <w:commentRangeEnd w:id="433"/>
      <w:r w:rsidR="00531287">
        <w:rPr>
          <w:rStyle w:val="CommentReference"/>
          <w:b w:val="0"/>
        </w:rPr>
        <w:commentReference w:id="433"/>
      </w:r>
    </w:p>
    <w:p w14:paraId="6A638EE1" w14:textId="44034CD0" w:rsidR="00531287" w:rsidRDefault="00E527FF" w:rsidP="0079498B">
      <w:pPr>
        <w:pStyle w:val="006BodyText"/>
      </w:pPr>
      <w:r w:rsidRPr="00E527FF">
        <w:t xml:space="preserve">Locating relatively cloud-free imagery for a specific location in Florida can be an exhaustive effort. </w:t>
      </w:r>
      <w:r w:rsidR="00D177F3">
        <w:t xml:space="preserve">Because Suwannee Sound has low human population density and limited human development, aerial images </w:t>
      </w:r>
      <w:proofErr w:type="gramStart"/>
      <w:r w:rsidR="00D177F3">
        <w:t>are not taken</w:t>
      </w:r>
      <w:proofErr w:type="gramEnd"/>
      <w:r w:rsidR="00D177F3">
        <w:t xml:space="preserve"> as frequently as more developed coastal regions</w:t>
      </w:r>
      <w:r w:rsidRPr="00E527FF">
        <w:t xml:space="preserve">. </w:t>
      </w:r>
      <w:r w:rsidR="00D177F3">
        <w:t>To screen available imagery, I used</w:t>
      </w:r>
      <w:r w:rsidRPr="00E527FF">
        <w:t xml:space="preserve"> Google Earth Pro</w:t>
      </w:r>
      <w:r w:rsidR="00D177F3">
        <w:t xml:space="preserve"> (reference) to query and catalog available imagery</w:t>
      </w:r>
      <w:r w:rsidRPr="00E527FF">
        <w:t>.</w:t>
      </w:r>
      <w:r w:rsidR="00D177F3">
        <w:t xml:space="preserve">  After suitable cloud free imagery </w:t>
      </w:r>
      <w:proofErr w:type="gramStart"/>
      <w:r w:rsidR="00D177F3">
        <w:t>was identified</w:t>
      </w:r>
      <w:proofErr w:type="gramEnd"/>
      <w:r w:rsidR="00D177F3">
        <w:t xml:space="preserve"> by Google Earth Pro, I thin used the USGS</w:t>
      </w:r>
      <w:r w:rsidRPr="00E527FF">
        <w:t xml:space="preserve"> Earth Explorer (</w:t>
      </w:r>
      <w:hyperlink r:id="rId33" w:history="1">
        <w:r w:rsidRPr="00E527FF">
          <w:rPr>
            <w:color w:val="4472C4"/>
          </w:rPr>
          <w:t>https://earthexplorer.usgs.gov/</w:t>
        </w:r>
      </w:hyperlink>
      <w:r w:rsidRPr="00E527FF">
        <w:t xml:space="preserve">) </w:t>
      </w:r>
      <w:r w:rsidR="00D177F3">
        <w:t>to download the</w:t>
      </w:r>
      <w:r w:rsidRPr="00E527FF">
        <w:t xml:space="preserve"> actual imagery and metadata</w:t>
      </w:r>
      <w:r w:rsidR="00D177F3">
        <w:t xml:space="preserve"> for each image identified by Google Earth Pro</w:t>
      </w:r>
      <w:r w:rsidRPr="00E527FF">
        <w:t>.</w:t>
      </w:r>
      <w:r w:rsidR="00531287">
        <w:t xml:space="preserve">  The most common images available for this region of coastline </w:t>
      </w:r>
      <w:proofErr w:type="gramStart"/>
      <w:r w:rsidR="00531287">
        <w:t>were collected</w:t>
      </w:r>
      <w:proofErr w:type="gramEnd"/>
      <w:r w:rsidR="00531287">
        <w:t xml:space="preserve"> as part of the National Agriculture Imagery Program (NAIP).  These images</w:t>
      </w:r>
      <w:r w:rsidRPr="00E527FF">
        <w:t xml:space="preserve"> require 1-meter ground sample distance with a horizontal accuracy that matches within six meters of photo-identifiable ground control points</w:t>
      </w:r>
      <w:r w:rsidR="00531287">
        <w:t xml:space="preserve"> (reference)</w:t>
      </w:r>
      <w:r w:rsidRPr="00E527FF">
        <w:t xml:space="preserve">. These points </w:t>
      </w:r>
      <w:proofErr w:type="gramStart"/>
      <w:r w:rsidRPr="00E527FF">
        <w:t>are then used</w:t>
      </w:r>
      <w:proofErr w:type="gramEnd"/>
      <w:r w:rsidRPr="00E527FF">
        <w:t xml:space="preserve"> during imagery </w:t>
      </w:r>
      <w:commentRangeStart w:id="434"/>
      <w:r w:rsidRPr="00E527FF">
        <w:t>inspection</w:t>
      </w:r>
      <w:commentRangeEnd w:id="434"/>
      <w:r w:rsidR="00531287">
        <w:rPr>
          <w:rStyle w:val="CommentReference"/>
          <w:rFonts w:eastAsia="Times New Roman" w:cs="Times New Roman"/>
        </w:rPr>
        <w:commentReference w:id="434"/>
      </w:r>
      <w:r w:rsidRPr="00E527FF">
        <w:t xml:space="preserve">. </w:t>
      </w:r>
      <w:commentRangeStart w:id="435"/>
      <w:r w:rsidRPr="00E527FF">
        <w:t xml:space="preserve">Contractually, NAIP makes attempts to comply with the specification that no more than 10% cloud cover </w:t>
      </w:r>
      <w:proofErr w:type="gramStart"/>
      <w:r w:rsidRPr="00E527FF">
        <w:t>be allowed</w:t>
      </w:r>
      <w:proofErr w:type="gramEnd"/>
      <w:r w:rsidRPr="00E527FF">
        <w:t xml:space="preserve"> in each aerial imagery tile</w:t>
      </w:r>
      <w:commentRangeEnd w:id="435"/>
      <w:r w:rsidR="00531287">
        <w:rPr>
          <w:rStyle w:val="CommentReference"/>
          <w:rFonts w:eastAsia="Times New Roman" w:cs="Times New Roman"/>
        </w:rPr>
        <w:commentReference w:id="435"/>
      </w:r>
      <w:r w:rsidRPr="00E527FF">
        <w:t xml:space="preserve">. Aerial imagery </w:t>
      </w:r>
      <w:r w:rsidR="00531287">
        <w:t xml:space="preserve">from the NAIP were </w:t>
      </w:r>
      <w:r w:rsidRPr="00E527FF">
        <w:t xml:space="preserve">available as digital ortho quarter quad tiles (DOQQs) geotiffs, and which also correspond to the </w:t>
      </w:r>
      <w:r w:rsidRPr="00E527FF">
        <w:lastRenderedPageBreak/>
        <w:t>USGS topographic quadrangles (</w:t>
      </w:r>
      <w:hyperlink r:id="rId34" w:history="1">
        <w:r w:rsidRPr="00E527FF">
          <w:rPr>
            <w:color w:val="4472C4"/>
          </w:rPr>
          <w:t>https://www.fsa.usda.gov/programs-and-services/aerial-photography/imagery-programs/naip-imagery/</w:t>
        </w:r>
      </w:hyperlink>
      <w:r w:rsidRPr="00E527FF">
        <w:t xml:space="preserve">). </w:t>
      </w:r>
      <w:r w:rsidR="00531287">
        <w:t>All selected images are available within electronic repository for this thesis (link).</w:t>
      </w:r>
    </w:p>
    <w:p w14:paraId="283F2712" w14:textId="4DA6AFA3" w:rsidR="00E527FF" w:rsidRPr="00E527FF" w:rsidRDefault="00531287" w:rsidP="0079498B">
      <w:pPr>
        <w:pStyle w:val="006BodyText"/>
      </w:pPr>
      <w:r>
        <w:t xml:space="preserve">The catalog of cloud free images I developed, I then selected images that were from similar times of the year, river discharge levels, and </w:t>
      </w:r>
      <w:commentRangeStart w:id="436"/>
      <w:r>
        <w:t>precipita</w:t>
      </w:r>
      <w:ins w:id="437" w:author="Bill Pine" w:date="2021-02-23T10:19:00Z">
        <w:r>
          <w:t>tion</w:t>
        </w:r>
        <w:commentRangeEnd w:id="436"/>
        <w:r>
          <w:rPr>
            <w:rStyle w:val="CommentReference"/>
            <w:rFonts w:eastAsia="Times New Roman" w:cs="Times New Roman"/>
          </w:rPr>
          <w:commentReference w:id="436"/>
        </w:r>
      </w:ins>
      <w:ins w:id="438" w:author="Bill Pine" w:date="2021-02-23T10:18:00Z">
        <w:r>
          <w:t xml:space="preserve"> </w:t>
        </w:r>
      </w:ins>
      <w:r w:rsidR="00E527FF" w:rsidRPr="00E527FF">
        <w:t xml:space="preserve">It was also important to select </w:t>
      </w:r>
      <w:commentRangeStart w:id="439"/>
      <w:r w:rsidR="00E527FF" w:rsidRPr="00E527FF">
        <w:t xml:space="preserve">imagery that were fairly at the same time </w:t>
      </w:r>
      <w:commentRangeEnd w:id="439"/>
      <w:r>
        <w:rPr>
          <w:rStyle w:val="CommentReference"/>
          <w:rFonts w:eastAsia="Times New Roman" w:cs="Times New Roman"/>
        </w:rPr>
        <w:commentReference w:id="439"/>
      </w:r>
      <w:r w:rsidR="00E527FF" w:rsidRPr="00E527FF">
        <w:t xml:space="preserve">of the year, similar river discharge and precipitation levels. All imagery chosen are between the months of October through January. </w:t>
      </w:r>
      <w:r w:rsidR="0013068A">
        <w:t xml:space="preserve">Table 3-1 </w:t>
      </w:r>
      <w:r w:rsidR="00E527FF" w:rsidRPr="00E527FF">
        <w:t xml:space="preserve">includes all metadata associated with the imagery used in this analysis. </w:t>
      </w:r>
      <w:commentRangeStart w:id="440"/>
      <w:r w:rsidR="00E527FF" w:rsidRPr="00E527FF">
        <w:t xml:space="preserve">Furthermore, observed weather and median river discharge </w:t>
      </w:r>
      <w:proofErr w:type="gramStart"/>
      <w:r w:rsidR="00E527FF" w:rsidRPr="00E527FF">
        <w:t>were collected</w:t>
      </w:r>
      <w:proofErr w:type="gramEnd"/>
      <w:r w:rsidR="00E527FF" w:rsidRPr="00E527FF">
        <w:t>, including the observed weather for the day of imagery collection and median river discharge measured.</w:t>
      </w:r>
      <w:commentRangeEnd w:id="440"/>
      <w:r>
        <w:rPr>
          <w:rStyle w:val="CommentReference"/>
          <w:rFonts w:eastAsia="Times New Roman" w:cs="Times New Roman"/>
        </w:rPr>
        <w:commentReference w:id="440"/>
      </w:r>
    </w:p>
    <w:p w14:paraId="374F10B1" w14:textId="7B8E444F" w:rsidR="00E527FF" w:rsidRPr="00E527FF" w:rsidRDefault="00531287" w:rsidP="0079498B">
      <w:pPr>
        <w:pStyle w:val="006BodyText"/>
      </w:pPr>
      <w:r>
        <w:t xml:space="preserve">The images from the NAIP </w:t>
      </w:r>
      <w:proofErr w:type="gramStart"/>
      <w:r>
        <w:t>are collected</w:t>
      </w:r>
      <w:proofErr w:type="gramEnd"/>
      <w:r>
        <w:t xml:space="preserve"> with</w:t>
      </w:r>
      <w:r w:rsidR="00E527FF" w:rsidRPr="00E527FF">
        <w:t xml:space="preserve"> three band imagery categorized as RGB (red, green, blue)</w:t>
      </w:r>
      <w:r>
        <w:t xml:space="preserve"> from X until</w:t>
      </w:r>
      <w:r w:rsidR="00E527FF" w:rsidRPr="00E527FF">
        <w:t xml:space="preserve"> 2007. After 2007,</w:t>
      </w:r>
      <w:r>
        <w:t xml:space="preserve"> multi-spectral,</w:t>
      </w:r>
      <w:r w:rsidR="00E527FF" w:rsidRPr="00E527FF">
        <w:t xml:space="preserve"> four band color infrared imagery </w:t>
      </w:r>
      <w:proofErr w:type="gramStart"/>
      <w:r w:rsidR="00E527FF" w:rsidRPr="00E527FF">
        <w:t>were collected</w:t>
      </w:r>
      <w:proofErr w:type="gramEnd"/>
      <w:r w:rsidR="00E527FF" w:rsidRPr="00E527FF">
        <w:t xml:space="preserve"> and categorized as CIR/CNIR (red, green, blue, and infrared)</w:t>
      </w:r>
      <w:r>
        <w:t xml:space="preserve"> was available and the description of the type of sensor used to collect each imaged used are described in </w:t>
      </w:r>
      <w:r w:rsidR="00E527FF" w:rsidRPr="00E527FF">
        <w:t xml:space="preserve">Table </w:t>
      </w:r>
      <w:r w:rsidR="00910114">
        <w:t>3-2</w:t>
      </w:r>
      <w:r w:rsidR="00E527FF" w:rsidRPr="00E527FF">
        <w:t xml:space="preserve">. </w:t>
      </w:r>
      <w:del w:id="441" w:author="Moreno,Melissa M" w:date="2021-03-08T10:25:00Z">
        <w:r w:rsidR="00FE63C2" w:rsidDel="00D137B2">
          <w:delText xml:space="preserve"> </w:delText>
        </w:r>
      </w:del>
      <w:r w:rsidR="00FE63C2">
        <w:t xml:space="preserve"> </w:t>
      </w:r>
      <w:bookmarkStart w:id="442" w:name="_Hlk66091635"/>
      <w:r w:rsidR="00FE63C2">
        <w:t xml:space="preserve">While the </w:t>
      </w:r>
      <w:proofErr w:type="spellStart"/>
      <w:r w:rsidR="00FE63C2">
        <w:t>t</w:t>
      </w:r>
      <w:r w:rsidR="00FE63C2" w:rsidRPr="00E527FF">
        <w:t>he</w:t>
      </w:r>
      <w:proofErr w:type="spellEnd"/>
      <w:r w:rsidR="00FE63C2" w:rsidRPr="00E527FF">
        <w:t xml:space="preserve"> </w:t>
      </w:r>
      <w:r w:rsidR="00E527FF" w:rsidRPr="00E527FF">
        <w:t xml:space="preserve">advantage of using CIR/CNIR imagery </w:t>
      </w:r>
      <w:r w:rsidR="00FE63C2">
        <w:t>i</w:t>
      </w:r>
      <w:r w:rsidR="00FE63C2" w:rsidRPr="00E527FF">
        <w:t xml:space="preserve">s </w:t>
      </w:r>
      <w:r w:rsidR="00E527FF" w:rsidRPr="00E527FF">
        <w:t>that it allows the user to view the imagery in a false color for NDVI (Normalized Difference Vegetation Index) analysis</w:t>
      </w:r>
      <w:r w:rsidR="00FE63C2">
        <w:t xml:space="preserve"> that was not important in my assessment because there are clear and distinct </w:t>
      </w:r>
      <w:r w:rsidR="001F6386">
        <w:t>separation between sand and vegetation.  What was important is to account for differences in tidal h</w:t>
      </w:r>
      <w:bookmarkEnd w:id="442"/>
      <w:r w:rsidR="00E527FF" w:rsidRPr="00E527FF">
        <w:t xml:space="preserve">. </w:t>
      </w:r>
      <w:del w:id="443" w:author="Bill Pine" w:date="2021-02-23T10:34:00Z">
        <w:r w:rsidR="00E527FF" w:rsidRPr="00E527FF" w:rsidDel="00FE63C2">
          <w:delText>.</w:delText>
        </w:r>
      </w:del>
    </w:p>
    <w:p w14:paraId="6F4032AF" w14:textId="461E5BB8" w:rsidR="00E527FF" w:rsidRPr="00E527FF" w:rsidRDefault="00E527FF" w:rsidP="0079498B">
      <w:pPr>
        <w:pStyle w:val="006BodyText"/>
      </w:pPr>
      <w:commentRangeStart w:id="444"/>
      <w:r w:rsidRPr="00E527FF">
        <w:t xml:space="preserve">Most GIS software can only display three bands at one time. Vegetation can be seen on Deer </w:t>
      </w:r>
      <w:proofErr w:type="gramStart"/>
      <w:r w:rsidR="00DB3AC7">
        <w:t>I</w:t>
      </w:r>
      <w:r w:rsidRPr="00E527FF">
        <w:t>sland</w:t>
      </w:r>
      <w:proofErr w:type="gramEnd"/>
      <w:r w:rsidRPr="00E527FF">
        <w:t xml:space="preserve"> but it is not necessary for our DSAS analysis because the island vegetation is distinct and not integrated into the sandy shoreline. Additionally, the DSAS </w:t>
      </w:r>
      <w:r w:rsidRPr="00E527FF">
        <w:lastRenderedPageBreak/>
        <w:t xml:space="preserve">user manual does not have any recommendations for using or not using true color image composites. To specify a natural </w:t>
      </w:r>
      <w:proofErr w:type="gramStart"/>
      <w:r w:rsidRPr="00E527FF">
        <w:t>color</w:t>
      </w:r>
      <w:proofErr w:type="gramEnd"/>
      <w:r w:rsidRPr="00E527FF">
        <w:t xml:space="preserve">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commentRangeEnd w:id="444"/>
      <w:r w:rsidR="00586619">
        <w:rPr>
          <w:rStyle w:val="CommentReference"/>
          <w:rFonts w:eastAsia="Times New Roman" w:cs="Times New Roman"/>
        </w:rPr>
        <w:commentReference w:id="444"/>
      </w:r>
    </w:p>
    <w:p w14:paraId="60E233A7" w14:textId="6EA7B314" w:rsidR="00E527FF" w:rsidRPr="00E527FF" w:rsidRDefault="00E527FF" w:rsidP="00D77E8F">
      <w:pPr>
        <w:pStyle w:val="004Second-LevelSubheadingBOLD"/>
        <w:rPr>
          <w:rFonts w:eastAsia="Calibri"/>
        </w:rPr>
      </w:pPr>
      <w:bookmarkStart w:id="445" w:name="_Toc64018354"/>
      <w:r w:rsidRPr="00E527FF">
        <w:rPr>
          <w:rFonts w:eastAsia="Calibri"/>
        </w:rPr>
        <w:t>Digital Shoreline Analysis System (DSAS)</w:t>
      </w:r>
      <w:bookmarkEnd w:id="445"/>
    </w:p>
    <w:p w14:paraId="60E47F1C" w14:textId="7FC1C140" w:rsidR="00E527FF" w:rsidRPr="00E527FF" w:rsidRDefault="00E527FF" w:rsidP="00D77E8F">
      <w:pPr>
        <w:pStyle w:val="006BodyText"/>
      </w:pPr>
      <w:r w:rsidRPr="00E527FF">
        <w:t xml:space="preserve">The DSAS is a GIS-based system created and maintained by </w:t>
      </w:r>
      <w:commentRangeStart w:id="446"/>
      <w:r w:rsidRPr="00E527FF">
        <w:t>USGS</w:t>
      </w:r>
      <w:commentRangeEnd w:id="446"/>
      <w:r w:rsidR="00B1510A">
        <w:rPr>
          <w:rStyle w:val="CommentReference"/>
          <w:rFonts w:eastAsia="Times New Roman" w:cs="Times New Roman"/>
        </w:rPr>
        <w:commentReference w:id="446"/>
      </w:r>
      <w:r w:rsidRPr="00E527FF">
        <w:t xml:space="preserve"> (United States Geological Survey). For this </w:t>
      </w:r>
      <w:proofErr w:type="gramStart"/>
      <w:r w:rsidRPr="00E527FF">
        <w:t>analysis</w:t>
      </w:r>
      <w:proofErr w:type="gramEnd"/>
      <w:r w:rsidRPr="00E527FF">
        <w:t xml:space="preserve"> the DSAS ArcMap© extension was used. The DSAS extension </w:t>
      </w:r>
      <w:commentRangeStart w:id="447"/>
      <w:r w:rsidRPr="00E527FF">
        <w:t>casts</w:t>
      </w:r>
      <w:commentRangeEnd w:id="447"/>
      <w:r w:rsidR="00B1510A">
        <w:rPr>
          <w:rStyle w:val="CommentReference"/>
          <w:rFonts w:eastAsia="Times New Roman" w:cs="Times New Roman"/>
        </w:rPr>
        <w:commentReference w:id="447"/>
      </w:r>
      <w:r w:rsidRPr="00E527FF">
        <w:t xml:space="preserve"> transects along the baselines (starting point for transects) and measures the gaps between the shoreline positions during defined years. </w:t>
      </w:r>
      <w:commentRangeStart w:id="448"/>
      <w:r w:rsidRPr="00E527FF">
        <w:t xml:space="preserve">Baselines </w:t>
      </w:r>
      <w:proofErr w:type="gramStart"/>
      <w:r w:rsidRPr="00E527FF">
        <w:t>are constructed</w:t>
      </w:r>
      <w:proofErr w:type="gramEnd"/>
      <w:r w:rsidRPr="00E527FF">
        <w:t xml:space="preserve"> by the user, and in this analysis was created using the Buffer tool in ArcMap©.  </w:t>
      </w:r>
      <w:commentRangeEnd w:id="448"/>
      <w:r w:rsidR="00B1510A">
        <w:rPr>
          <w:rStyle w:val="CommentReference"/>
          <w:rFonts w:eastAsia="Times New Roman" w:cs="Times New Roman"/>
        </w:rPr>
        <w:commentReference w:id="448"/>
      </w:r>
      <w:r w:rsidRPr="00E527FF">
        <w:t>These shoreline positions</w:t>
      </w:r>
      <w:r w:rsidR="00B1510A">
        <w:t xml:space="preserve"> over time</w:t>
      </w:r>
      <w:r w:rsidRPr="00E527FF">
        <w:t xml:space="preserve"> provide the basic data needed to</w:t>
      </w:r>
      <w:ins w:id="449" w:author="Bill Pine" w:date="2021-02-23T14:22:00Z">
        <w:r w:rsidR="00B1510A">
          <w:t xml:space="preserve"> </w:t>
        </w:r>
      </w:ins>
      <w:r w:rsidR="00B1510A">
        <w:t xml:space="preserve">assess (1) whether shorelines have changed over time and (2) the direction and magnitude of </w:t>
      </w:r>
      <w:proofErr w:type="gramStart"/>
      <w:r w:rsidR="00B1510A">
        <w:t>an</w:t>
      </w:r>
      <w:proofErr w:type="gramEnd"/>
      <w:r w:rsidR="00B1510A">
        <w:t xml:space="preserve"> change.  The DSAS is based on two basic analyses.  The first, a Linear Regression Rate (LRR) fits a </w:t>
      </w:r>
      <w:proofErr w:type="spellStart"/>
      <w:r w:rsidR="00B1510A">
        <w:t>simle</w:t>
      </w:r>
      <w:proofErr w:type="spellEnd"/>
      <w:r w:rsidR="00B1510A">
        <w:t xml:space="preserve"> linear regression using least-squares methods to each point along a transect over </w:t>
      </w:r>
      <w:commentRangeStart w:id="450"/>
      <w:r w:rsidR="00B1510A">
        <w:t>time</w:t>
      </w:r>
      <w:commentRangeEnd w:id="450"/>
      <w:r w:rsidR="00B1510A">
        <w:rPr>
          <w:rStyle w:val="CommentReference"/>
          <w:rFonts w:eastAsia="Times New Roman" w:cs="Times New Roman"/>
        </w:rPr>
        <w:commentReference w:id="450"/>
      </w:r>
      <w:r w:rsidR="00B1510A">
        <w:t xml:space="preserve">. </w:t>
      </w:r>
      <w:r w:rsidRPr="00E527FF">
        <w:t xml:space="preserve"> The</w:t>
      </w:r>
      <w:r w:rsidR="00085B27">
        <w:t xml:space="preserve"> slope of the linear regression is the rate in which the shoreline is </w:t>
      </w:r>
      <w:commentRangeStart w:id="451"/>
      <w:r w:rsidR="00085B27">
        <w:t>changing</w:t>
      </w:r>
      <w:commentRangeEnd w:id="451"/>
      <w:r w:rsidR="00085B27">
        <w:rPr>
          <w:rStyle w:val="CommentReference"/>
          <w:rFonts w:eastAsia="Times New Roman" w:cs="Times New Roman"/>
        </w:rPr>
        <w:commentReference w:id="451"/>
      </w:r>
      <w:r w:rsidR="00085B27">
        <w:t xml:space="preserve"> at that transect.</w:t>
      </w:r>
      <w:r w:rsidRPr="00E527FF">
        <w:t xml:space="preserve">  The </w:t>
      </w:r>
      <w:r w:rsidR="00085B27">
        <w:t>Net Shoreline Movement (</w:t>
      </w:r>
      <w:r w:rsidRPr="00E527FF">
        <w:t>NSM</w:t>
      </w:r>
      <w:r w:rsidR="00085B27">
        <w:t>) calculation</w:t>
      </w:r>
      <w:r w:rsidRPr="00E527FF">
        <w:t xml:space="preserve"> is the distance between the oldest shoreline portion to the youngest shoreline position for each transect</w:t>
      </w:r>
      <w:del w:id="452" w:author="Bill Pine" w:date="2021-02-23T15:20:00Z">
        <w:r w:rsidRPr="00E527FF" w:rsidDel="00085B27">
          <w:delText xml:space="preserve">, </w:delText>
        </w:r>
      </w:del>
      <w:r w:rsidRPr="00E527FF">
        <w:t>. The justification for using NSM statistics is to know the total measurement</w:t>
      </w:r>
      <w:r w:rsidR="00A30F5D">
        <w:t xml:space="preserve"> distance</w:t>
      </w:r>
      <w:r w:rsidRPr="00E527FF">
        <w:t xml:space="preserve"> of erosion and/or accretion</w:t>
      </w:r>
      <w:r w:rsidR="00085B27">
        <w:t xml:space="preserve"> of a shape, in this case, the shoreline of Deer </w:t>
      </w:r>
      <w:commentRangeStart w:id="453"/>
      <w:r w:rsidR="00085B27">
        <w:t>Island</w:t>
      </w:r>
      <w:commentRangeEnd w:id="453"/>
      <w:r w:rsidR="003700AF">
        <w:rPr>
          <w:rStyle w:val="CommentReference"/>
          <w:rFonts w:eastAsia="Times New Roman" w:cs="Times New Roman"/>
        </w:rPr>
        <w:commentReference w:id="453"/>
      </w:r>
      <w:r w:rsidR="00085B27">
        <w:t>.  Knowing whether the shape is increasing or decreasing (the sign</w:t>
      </w:r>
      <w:proofErr w:type="gramStart"/>
      <w:r w:rsidR="00085B27">
        <w:t>)</w:t>
      </w:r>
      <w:proofErr w:type="gramEnd"/>
      <w:r w:rsidR="00085B27">
        <w:t xml:space="preserve"> and the magnitude of the change can be useful in informing ecological questions such as changing availability of shorebird habitat (Vitale et al. ABCD) or shoreline habitats to protect from erosion</w:t>
      </w:r>
      <w:ins w:id="454" w:author="Bill Pine" w:date="2021-02-23T15:22:00Z">
        <w:r w:rsidR="00085B27">
          <w:t>.</w:t>
        </w:r>
      </w:ins>
      <w:r w:rsidRPr="00E527FF">
        <w:t xml:space="preserve"> </w:t>
      </w:r>
    </w:p>
    <w:p w14:paraId="38ED2F29" w14:textId="4A8C3D57" w:rsidR="00E527FF" w:rsidRPr="00E527FF" w:rsidRDefault="00E527FF" w:rsidP="00D77E8F">
      <w:pPr>
        <w:pStyle w:val="006BodyText"/>
      </w:pPr>
      <w:r w:rsidRPr="00E527FF">
        <w:lastRenderedPageBreak/>
        <w:t xml:space="preserve">The DSAS analysis generates </w:t>
      </w:r>
      <w:commentRangeStart w:id="455"/>
      <w:r w:rsidRPr="00E527FF">
        <w:t>transects</w:t>
      </w:r>
      <w:commentRangeEnd w:id="455"/>
      <w:r w:rsidR="00F65AC5">
        <w:rPr>
          <w:rStyle w:val="CommentReference"/>
          <w:rFonts w:eastAsia="Times New Roman" w:cs="Times New Roman"/>
        </w:rPr>
        <w:commentReference w:id="455"/>
      </w:r>
      <w:r w:rsidRPr="00E527FF">
        <w:t xml:space="preserve"> which are perpendicular to the reference user created baseline (Figure </w:t>
      </w:r>
      <w:r w:rsidR="00484A53">
        <w:t>3-</w:t>
      </w:r>
      <w:r w:rsidR="000E384F">
        <w:t>4</w:t>
      </w:r>
      <w:r w:rsidRPr="00E527FF">
        <w:t xml:space="preserve">). </w:t>
      </w:r>
      <w:commentRangeStart w:id="456"/>
      <w:r w:rsidRPr="00E527FF">
        <w:t>The analysis explains that an intersection point is a cross between the casted transect and the shoreline boundary position for each specified year.</w:t>
      </w:r>
      <w:commentRangeEnd w:id="456"/>
      <w:r w:rsidR="00F65AC5">
        <w:rPr>
          <w:rStyle w:val="CommentReference"/>
          <w:rFonts w:eastAsia="Times New Roman" w:cs="Times New Roman"/>
        </w:rPr>
        <w:commentReference w:id="456"/>
      </w:r>
      <w:r w:rsidRPr="00E527FF">
        <w:t xml:space="preserve"> The DSAS analysis then uses the </w:t>
      </w:r>
      <w:commentRangeStart w:id="457"/>
      <w:r w:rsidRPr="00E527FF">
        <w:t>distance</w:t>
      </w:r>
      <w:commentRangeEnd w:id="457"/>
      <w:r w:rsidR="00F65AC5">
        <w:rPr>
          <w:rStyle w:val="CommentReference"/>
          <w:rFonts w:eastAsia="Times New Roman" w:cs="Times New Roman"/>
        </w:rPr>
        <w:commentReference w:id="457"/>
      </w:r>
      <w:r w:rsidRPr="00E527FF">
        <w:t xml:space="preserve">, in meters, to conduct various calculations, which </w:t>
      </w:r>
      <w:proofErr w:type="gramStart"/>
      <w:r w:rsidRPr="00E527FF">
        <w:t>were previously described</w:t>
      </w:r>
      <w:proofErr w:type="gramEnd"/>
      <w:r w:rsidRPr="00E527FF">
        <w:t xml:space="preserve">. Using the distance between transects, the DSAS can also generate forecasted transects for10- and/or 20-year </w:t>
      </w:r>
      <w:commentRangeStart w:id="458"/>
      <w:r w:rsidRPr="00E527FF">
        <w:t>projections</w:t>
      </w:r>
      <w:commentRangeEnd w:id="458"/>
      <w:r w:rsidR="00F65AC5">
        <w:rPr>
          <w:rStyle w:val="CommentReference"/>
          <w:rFonts w:eastAsia="Times New Roman" w:cs="Times New Roman"/>
        </w:rPr>
        <w:commentReference w:id="458"/>
      </w:r>
      <w:r w:rsidRPr="00E527FF">
        <w:t xml:space="preserve">. </w:t>
      </w:r>
    </w:p>
    <w:p w14:paraId="75939E7C" w14:textId="5F5062AB" w:rsidR="00E527FF" w:rsidRPr="00D77E8F" w:rsidRDefault="00E527FF" w:rsidP="00D77E8F">
      <w:pPr>
        <w:pStyle w:val="006BodyText"/>
      </w:pPr>
      <w:r w:rsidRPr="00E527FF">
        <w:t xml:space="preserve">The DSAS calculations require an operational workflow to gather and create the necessary components. The components needed are shoreline baselines, additional shorelines of interest (varying in different time periods), DSAS transects (which </w:t>
      </w:r>
      <w:proofErr w:type="gramStart"/>
      <w:r w:rsidRPr="00E527FF">
        <w:t>are cast</w:t>
      </w:r>
      <w:proofErr w:type="gramEnd"/>
      <w:r w:rsidRPr="00E527FF">
        <w:t xml:space="preserve"> some the baseline and intersect the additional shorelines positions), measurement distances, measurement points, and shoreline uncertainty. All objects used in the DSAS </w:t>
      </w:r>
      <w:proofErr w:type="gramStart"/>
      <w:r w:rsidRPr="00E527FF">
        <w:t>are stored</w:t>
      </w:r>
      <w:proofErr w:type="gramEnd"/>
      <w:r w:rsidRPr="00E527FF">
        <w:t xml:space="preserve"> in an ArcMap© Personal Geodatabase</w:t>
      </w:r>
      <w:del w:id="459" w:author="Bill Pine" w:date="2021-02-23T20:44:00Z">
        <w:r w:rsidRPr="00E527FF" w:rsidDel="00F65AC5">
          <w:delText>, as per</w:delText>
        </w:r>
      </w:del>
      <w:ins w:id="460" w:author="Bill Pine" w:date="2021-02-23T20:44:00Z">
        <w:r w:rsidR="00F65AC5">
          <w:t xml:space="preserve"> following</w:t>
        </w:r>
      </w:ins>
      <w:r w:rsidRPr="00E527FF">
        <w:t xml:space="preserve"> USGS</w:t>
      </w:r>
      <w:ins w:id="461" w:author="Bill Pine" w:date="2021-02-23T20:44:00Z">
        <w:r w:rsidR="00F65AC5">
          <w:t xml:space="preserve"> data standard</w:t>
        </w:r>
      </w:ins>
      <w:r w:rsidRPr="00E527FF">
        <w:t xml:space="preserve"> requirements</w:t>
      </w:r>
      <w:ins w:id="462" w:author="Bill Pine" w:date="2021-02-23T20:44:00Z">
        <w:r w:rsidR="00F65AC5">
          <w:t xml:space="preserve"> (reference)</w:t>
        </w:r>
      </w:ins>
      <w:del w:id="463" w:author="Bill Pine" w:date="2021-02-23T20:44:00Z">
        <w:r w:rsidRPr="00E527FF" w:rsidDel="00F65AC5">
          <w:delText xml:space="preserve"> for this analysis</w:delText>
        </w:r>
      </w:del>
      <w:commentRangeStart w:id="464"/>
      <w:r w:rsidRPr="00E527FF">
        <w:t xml:space="preserve">. The DSAS operational workflow includes the following steps: (1) Set default parameters and fields to created shoreline and baseline layers, transects, shoreline calculations, metadata and file output locations; (2) Cast </w:t>
      </w:r>
      <w:commentRangeStart w:id="465"/>
      <w:r w:rsidRPr="00E527FF">
        <w:t>transects</w:t>
      </w:r>
      <w:commentRangeEnd w:id="465"/>
      <w:r w:rsidR="00F65AC5">
        <w:rPr>
          <w:rStyle w:val="CommentReference"/>
          <w:rFonts w:eastAsia="Times New Roman" w:cs="Times New Roman"/>
        </w:rPr>
        <w:commentReference w:id="465"/>
      </w:r>
      <w:r w:rsidRPr="00E527FF">
        <w:t xml:space="preserve"> and select their maximum search distance, transect spacing, and smoothing distance; (3) Calculate change statistics such </w:t>
      </w:r>
      <w:commentRangeStart w:id="466"/>
      <w:r w:rsidRPr="00E527FF">
        <w:t>as confidence intervals, shoreline intersection threshold, rate of output display, and summary report</w:t>
      </w:r>
      <w:commentRangeEnd w:id="466"/>
      <w:r w:rsidR="00183656">
        <w:rPr>
          <w:rStyle w:val="CommentReference"/>
          <w:rFonts w:eastAsia="Times New Roman" w:cs="Times New Roman"/>
        </w:rPr>
        <w:commentReference w:id="466"/>
      </w:r>
      <w:r w:rsidRPr="00E527FF">
        <w:t>; (4) Create data visualization for LRR and NSM; and (5) Shoreline forecasting for a 10 and/or 20 year forecast.</w:t>
      </w:r>
      <w:commentRangeEnd w:id="464"/>
      <w:r w:rsidR="00183656">
        <w:rPr>
          <w:rStyle w:val="CommentReference"/>
          <w:rFonts w:eastAsia="Times New Roman" w:cs="Times New Roman"/>
        </w:rPr>
        <w:commentReference w:id="464"/>
      </w:r>
    </w:p>
    <w:p w14:paraId="3B33E00D" w14:textId="4EE3F436" w:rsidR="00E527FF" w:rsidRPr="00E527FF" w:rsidRDefault="00E527FF" w:rsidP="00D77E8F">
      <w:pPr>
        <w:pStyle w:val="004Second-LevelSubheadingBOLD"/>
        <w:rPr>
          <w:rFonts w:eastAsia="Calibri"/>
        </w:rPr>
      </w:pPr>
      <w:bookmarkStart w:id="467" w:name="_Toc64018355"/>
      <w:r w:rsidRPr="00E527FF">
        <w:rPr>
          <w:rFonts w:eastAsia="Calibri"/>
        </w:rPr>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467"/>
    </w:p>
    <w:p w14:paraId="502726DE" w14:textId="7C6B0006" w:rsidR="00E527FF" w:rsidRPr="00E527FF" w:rsidRDefault="00E527FF" w:rsidP="007A2D00">
      <w:pPr>
        <w:pStyle w:val="006BodyText"/>
      </w:pPr>
      <w:r w:rsidRPr="00E527FF">
        <w:t xml:space="preserve">Selected NAIP Geotiff aerial imagery were in the Universal Transverse Mercator (UTM) coordinate system, Zone 17 </w:t>
      </w:r>
      <w:commentRangeStart w:id="468"/>
      <w:r w:rsidRPr="00E527FF">
        <w:t xml:space="preserve">North and in the 1983 North American Datum (NAD83) (Table </w:t>
      </w:r>
      <w:r w:rsidR="000E384F">
        <w:t>3-1</w:t>
      </w:r>
      <w:r w:rsidRPr="00E527FF">
        <w:t xml:space="preserve">). Using ESRI’s ArcCatalog© and ArcMap©, separate shapefiles for </w:t>
      </w:r>
      <w:r w:rsidRPr="00E527FF">
        <w:lastRenderedPageBreak/>
        <w:t xml:space="preserve">each aerial image’s shoreline was create, traced, and digitized. </w:t>
      </w:r>
      <w:commentRangeEnd w:id="468"/>
      <w:r w:rsidR="00183656">
        <w:rPr>
          <w:rStyle w:val="CommentReference"/>
          <w:rFonts w:eastAsia="Times New Roman" w:cs="Times New Roman"/>
        </w:rPr>
        <w:commentReference w:id="468"/>
      </w:r>
      <w:r w:rsidR="00A16C0D">
        <w:t>The scale used to digitize was 1:</w:t>
      </w:r>
      <w:r w:rsidR="00AC0664">
        <w:t>3</w:t>
      </w:r>
      <w:r w:rsidR="00A16C0D">
        <w:t xml:space="preserve">,000, </w:t>
      </w:r>
      <w:commentRangeStart w:id="469"/>
      <w:r w:rsidR="00A16C0D">
        <w:t xml:space="preserve">and a MWL </w:t>
      </w:r>
      <w:proofErr w:type="gramStart"/>
      <w:r w:rsidR="00A16C0D">
        <w:t>was discerned</w:t>
      </w:r>
      <w:proofErr w:type="gramEnd"/>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 xml:space="preserve">Shorelines </w:t>
      </w:r>
      <w:proofErr w:type="gramStart"/>
      <w:r w:rsidRPr="00E527FF">
        <w:t>were then merged</w:t>
      </w:r>
      <w:proofErr w:type="gramEnd"/>
      <w:r w:rsidRPr="00E527FF">
        <w:t xml:space="preserve"> into a new single shapefile using the ArcMap© Merge tool. The ArcMap© Buffer tool </w:t>
      </w:r>
      <w:proofErr w:type="gramStart"/>
      <w:r w:rsidRPr="00E527FF">
        <w:t>was used</w:t>
      </w:r>
      <w:proofErr w:type="gramEnd"/>
      <w:r w:rsidRPr="00E527FF">
        <w:t xml:space="preserve"> to create a new shapefile that contained a 100-meter buffer around each shoreline in the new merged shorelines shapefile. A section of the buffer </w:t>
      </w:r>
      <w:proofErr w:type="gramStart"/>
      <w:r w:rsidRPr="00E527FF">
        <w:t>was selected</w:t>
      </w:r>
      <w:proofErr w:type="gramEnd"/>
      <w:r w:rsidRPr="00E527FF">
        <w:t xml:space="preserve"> to act as the baseline for transect casting for the DSAS calculations. The baseline selected can </w:t>
      </w:r>
      <w:proofErr w:type="gramStart"/>
      <w:r w:rsidRPr="00E527FF">
        <w:t>be found</w:t>
      </w:r>
      <w:proofErr w:type="gramEnd"/>
      <w:r w:rsidRPr="00E527FF">
        <w:t xml:space="preserve"> on the east side of Deer Island and is entirely inland. Both a baseline shapefile and merged shoreline shapefile </w:t>
      </w:r>
      <w:proofErr w:type="gramStart"/>
      <w:r w:rsidRPr="00E527FF">
        <w:t>are required</w:t>
      </w:r>
      <w:proofErr w:type="gramEnd"/>
      <w:r w:rsidRPr="00E527FF">
        <w:t xml:space="preserve"> for DSAS calculations (Figure</w:t>
      </w:r>
      <w:r w:rsidR="007A2D00">
        <w:t xml:space="preserve"> 3-</w:t>
      </w:r>
      <w:r w:rsidR="000E384F">
        <w:t>5</w:t>
      </w:r>
      <w:r w:rsidRPr="00E527FF">
        <w:t>, Inputs).</w:t>
      </w:r>
      <w:commentRangeEnd w:id="469"/>
      <w:r w:rsidR="00183656">
        <w:rPr>
          <w:rStyle w:val="CommentReference"/>
          <w:rFonts w:eastAsia="Times New Roman" w:cs="Times New Roman"/>
        </w:rPr>
        <w:commentReference w:id="469"/>
      </w:r>
    </w:p>
    <w:p w14:paraId="5D4B52CA" w14:textId="4A7E1B6B" w:rsidR="00183656" w:rsidRDefault="00183656" w:rsidP="007A2D00">
      <w:pPr>
        <w:pStyle w:val="006BodyText"/>
      </w:pPr>
      <w:bookmarkStart w:id="470" w:name="_Hlk66109174"/>
      <w:r>
        <w:t>After I selected and pre-processed NAIP imagery, t</w:t>
      </w:r>
      <w:r w:rsidRPr="00E527FF">
        <w:t xml:space="preserve">he </w:t>
      </w:r>
      <w:r w:rsidR="00E527FF" w:rsidRPr="00E527FF">
        <w:t xml:space="preserve">DSAS </w:t>
      </w:r>
      <w:r>
        <w:t xml:space="preserve">analyses </w:t>
      </w:r>
      <w:proofErr w:type="gramStart"/>
      <w:r>
        <w:t>was completed</w:t>
      </w:r>
      <w:proofErr w:type="gramEnd"/>
      <w:r>
        <w:t xml:space="preserve"> using the following parameter specifications: </w:t>
      </w:r>
    </w:p>
    <w:p w14:paraId="3AD708B4" w14:textId="77777777" w:rsidR="00183656" w:rsidRDefault="00183656" w:rsidP="007A2D00">
      <w:pPr>
        <w:pStyle w:val="006BodyText"/>
      </w:pPr>
      <w:r>
        <w:t xml:space="preserve">(1) transects were spaced at 20-m </w:t>
      </w:r>
      <w:proofErr w:type="gramStart"/>
      <w:r>
        <w:t>intervals;</w:t>
      </w:r>
      <w:proofErr w:type="gramEnd"/>
    </w:p>
    <w:p w14:paraId="45D5C90A" w14:textId="77777777" w:rsidR="00183656" w:rsidRDefault="00183656" w:rsidP="007A2D00">
      <w:pPr>
        <w:pStyle w:val="006BodyText"/>
      </w:pPr>
      <w:r>
        <w:t xml:space="preserve">(2) a 2000-m search for suitable shorelines was done adjacent to the </w:t>
      </w:r>
      <w:proofErr w:type="gramStart"/>
      <w:r>
        <w:t>transect;</w:t>
      </w:r>
      <w:proofErr w:type="gramEnd"/>
      <w:r>
        <w:t xml:space="preserve"> </w:t>
      </w:r>
    </w:p>
    <w:p w14:paraId="090AEBD1" w14:textId="58D3EF52" w:rsidR="00E527FF" w:rsidRPr="00E527FF" w:rsidRDefault="00183656" w:rsidP="007A2D00">
      <w:pPr>
        <w:pStyle w:val="006BodyText"/>
      </w:pPr>
      <w:r>
        <w:t xml:space="preserve">(3) a smoothing distance of 500-m </w:t>
      </w:r>
      <w:proofErr w:type="gramStart"/>
      <w:r>
        <w:t>was selected</w:t>
      </w:r>
      <w:proofErr w:type="gramEnd"/>
      <w:r>
        <w:t xml:space="preserve"> to XYZ </w:t>
      </w:r>
      <w:bookmarkEnd w:id="470"/>
      <w:del w:id="471" w:author="Bill Pine" w:date="2021-02-24T07:50:00Z">
        <w:r w:rsidR="00E527FF" w:rsidRPr="00E527FF" w:rsidDel="00183656">
          <w:delText xml:space="preserve">. </w:delText>
        </w:r>
      </w:del>
      <w:commentRangeStart w:id="472"/>
      <w:r w:rsidR="00E527FF" w:rsidRPr="00E527FF">
        <w:t xml:space="preserve">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00E527FF" w:rsidRPr="00E527FF">
        <w:t>is recommended</w:t>
      </w:r>
      <w:proofErr w:type="gramEnd"/>
      <w:r w:rsidR="00E527FF" w:rsidRPr="00E527FF">
        <w:t xml:space="preserve"> for smaller shorelines. The default setting for 90% confidence interval to calculate LRR and NSM rates remain unchanged.</w:t>
      </w:r>
      <w:commentRangeEnd w:id="472"/>
      <w:r>
        <w:rPr>
          <w:rStyle w:val="CommentReference"/>
          <w:rFonts w:eastAsia="Times New Roman" w:cs="Times New Roman"/>
        </w:rPr>
        <w:commentReference w:id="472"/>
      </w:r>
    </w:p>
    <w:p w14:paraId="31DE306D" w14:textId="032E5E0F" w:rsidR="00E527FF" w:rsidRPr="00E527FF" w:rsidRDefault="00E527FF" w:rsidP="007A2D00">
      <w:pPr>
        <w:pStyle w:val="003First-LevelSubheadingBOLD"/>
        <w:rPr>
          <w:rFonts w:eastAsia="Calibri"/>
        </w:rPr>
      </w:pPr>
      <w:bookmarkStart w:id="473" w:name="_Toc64018356"/>
      <w:r w:rsidRPr="00E527FF">
        <w:rPr>
          <w:rFonts w:eastAsia="Calibri"/>
        </w:rPr>
        <w:lastRenderedPageBreak/>
        <w:t>Results</w:t>
      </w:r>
      <w:bookmarkEnd w:id="473"/>
    </w:p>
    <w:p w14:paraId="0E6547BD" w14:textId="098C1A9F" w:rsidR="00E527FF" w:rsidRPr="007A2D00" w:rsidRDefault="0080092B" w:rsidP="007A2D00">
      <w:pPr>
        <w:pStyle w:val="006BodyText"/>
        <w:rPr>
          <w:noProof/>
        </w:rPr>
      </w:pPr>
      <w:commentRangeStart w:id="474"/>
      <w:r>
        <w:rPr>
          <w:noProof/>
        </w:rPr>
        <w:t>Results from the change analysis were similar between the NSM and DSAS approaches.  Both analyses suggest that over Deer Island has changed in area, and the area of Deer Island is declining.</w:t>
      </w:r>
      <w:r w:rsidR="00E527FF" w:rsidRPr="00E527FF">
        <w:rPr>
          <w:noProof/>
        </w:rPr>
        <w:t xml:space="preserve"> </w:t>
      </w:r>
      <w:commentRangeEnd w:id="474"/>
      <w:r w:rsidR="00004318">
        <w:rPr>
          <w:rStyle w:val="CommentReference"/>
          <w:rFonts w:eastAsia="Times New Roman" w:cs="Times New Roman"/>
        </w:rPr>
        <w:commentReference w:id="474"/>
      </w:r>
    </w:p>
    <w:p w14:paraId="5E7DCCA3" w14:textId="126B8AD1" w:rsidR="00E527FF" w:rsidRPr="00E527FF" w:rsidRDefault="00E527FF" w:rsidP="007A2D00">
      <w:pPr>
        <w:pStyle w:val="004Second-LevelSubheadingBOLD"/>
        <w:rPr>
          <w:rFonts w:eastAsia="Calibri"/>
          <w:noProof/>
        </w:rPr>
      </w:pPr>
      <w:bookmarkStart w:id="475"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475"/>
    </w:p>
    <w:p w14:paraId="78A4A112" w14:textId="5EE6091F" w:rsidR="00BD225A" w:rsidRDefault="00004318" w:rsidP="00500C3A">
      <w:pPr>
        <w:pStyle w:val="006BodyText"/>
      </w:pPr>
      <w:bookmarkStart w:id="476" w:name="_Hlk66179563"/>
      <w:r>
        <w:t>The LRR analyses for years 1994-2007 found years and transects of both erosion and accretion (</w:t>
      </w:r>
      <w:r w:rsidR="00DE0F17">
        <w:t>Figure 3-6</w:t>
      </w:r>
      <w:r>
        <w:t xml:space="preserve">).  Most common values among transects were erosional rates of about -2.0 to -1.0 m/yr (about 30% of all transects calculated) with some transects within years estimated to have lost between -5.0 to -3.0 </w:t>
      </w:r>
      <w:commentRangeStart w:id="477"/>
      <w:r>
        <w:t>m</w:t>
      </w:r>
      <w:commentRangeEnd w:id="477"/>
      <w:r w:rsidR="00BD225A">
        <w:rPr>
          <w:rStyle w:val="CommentReference"/>
          <w:rFonts w:eastAsia="Times New Roman" w:cs="Times New Roman"/>
        </w:rPr>
        <w:commentReference w:id="477"/>
      </w:r>
      <w:r>
        <w:t xml:space="preserve">/yr.  For transects within a year where accretion </w:t>
      </w:r>
      <w:proofErr w:type="gramStart"/>
      <w:r>
        <w:t>was observed</w:t>
      </w:r>
      <w:proofErr w:type="gramEnd"/>
      <w:r>
        <w:t>,</w:t>
      </w:r>
      <w:r w:rsidR="00BD225A">
        <w:t xml:space="preserve"> accretion rates of 3.0 to 4.0 m/yr were estimated.  Overall erosion </w:t>
      </w:r>
      <w:proofErr w:type="gramStart"/>
      <w:r w:rsidR="00BD225A">
        <w:t>was estimated</w:t>
      </w:r>
      <w:proofErr w:type="gramEnd"/>
      <w:r w:rsidR="00BD225A">
        <w:t xml:space="preserve"> to have occurred in X% of transects and accretion was estimated to have occurred in Y% of transects measured between 1994-2007. </w:t>
      </w:r>
      <w:r w:rsidR="00BD225A" w:rsidRPr="006F0CE6">
        <w:rPr>
          <w:strike/>
        </w:rPr>
        <w:t xml:space="preserve">  </w:t>
      </w:r>
      <w:r w:rsidRPr="006F0CE6">
        <w:rPr>
          <w:strike/>
        </w:rPr>
        <w:t xml:space="preserve">   </w:t>
      </w:r>
      <w:r w:rsidR="00A608A0" w:rsidRPr="006F0CE6">
        <w:rPr>
          <w:strike/>
        </w:rPr>
        <w:t xml:space="preserve"> displays the erosional transects calculated in the colors </w:t>
      </w:r>
      <w:r w:rsidR="00DE0F17" w:rsidRPr="006F0CE6">
        <w:rPr>
          <w:strike/>
        </w:rPr>
        <w:t>pink</w:t>
      </w:r>
      <w:r w:rsidR="00A608A0" w:rsidRPr="006F0CE6">
        <w:rPr>
          <w:strike/>
        </w:rPr>
        <w:t xml:space="preserve"> through </w:t>
      </w:r>
      <w:r w:rsidR="00DE0F17" w:rsidRPr="006F0CE6">
        <w:rPr>
          <w:strike/>
        </w:rPr>
        <w:t>black</w:t>
      </w:r>
      <w:r w:rsidR="00A608A0" w:rsidRPr="006F0CE6">
        <w:rPr>
          <w:strike/>
        </w:rPr>
        <w:t xml:space="preserve"> and accretional transects starting </w:t>
      </w:r>
      <w:r w:rsidR="00DE0F17" w:rsidRPr="006F0CE6">
        <w:rPr>
          <w:strike/>
        </w:rPr>
        <w:t>from orange</w:t>
      </w:r>
      <w:r w:rsidR="00A608A0" w:rsidRPr="006F0CE6">
        <w:rPr>
          <w:strike/>
        </w:rPr>
        <w:t xml:space="preserve"> to </w:t>
      </w:r>
      <w:r w:rsidR="00DE0F17" w:rsidRPr="006F0CE6">
        <w:rPr>
          <w:strike/>
        </w:rPr>
        <w:t>yellow</w:t>
      </w:r>
      <w:r w:rsidR="00A608A0" w:rsidRPr="006F0CE6">
        <w:rPr>
          <w:strike/>
        </w:rPr>
        <w:t xml:space="preserve"> color</w:t>
      </w:r>
      <w:r w:rsidR="00DE0F17" w:rsidRPr="006F0CE6">
        <w:rPr>
          <w:strike/>
        </w:rPr>
        <w:t>s</w:t>
      </w:r>
      <w:r w:rsidR="00A608A0" w:rsidRPr="006F0CE6">
        <w:rPr>
          <w:strike/>
        </w:rPr>
        <w:t xml:space="preserve">. </w:t>
      </w:r>
      <w:commentRangeStart w:id="478"/>
      <w:r w:rsidR="00A608A0" w:rsidRPr="006F0CE6">
        <w:rPr>
          <w:strike/>
        </w:rPr>
        <w:t xml:space="preserve">The LRR rates in </w:t>
      </w:r>
      <w:r w:rsidR="00E527FF" w:rsidRPr="006F0CE6">
        <w:rPr>
          <w:strike/>
        </w:rPr>
        <w:t xml:space="preserve">Figure </w:t>
      </w:r>
      <w:r w:rsidR="00484A53" w:rsidRPr="006F0CE6">
        <w:rPr>
          <w:strike/>
        </w:rPr>
        <w:t>3-</w:t>
      </w:r>
      <w:r w:rsidR="00DE0F17" w:rsidRPr="006F0CE6">
        <w:rPr>
          <w:strike/>
        </w:rPr>
        <w:t>7</w:t>
      </w:r>
      <w:r w:rsidR="00A608A0" w:rsidRPr="006F0CE6">
        <w:rPr>
          <w:strike/>
        </w:rPr>
        <w:t>, A demonstrat</w:t>
      </w:r>
      <w:r w:rsidR="00DE0F17" w:rsidRPr="006F0CE6">
        <w:rPr>
          <w:strike/>
        </w:rPr>
        <w:t>e</w:t>
      </w:r>
      <w:r w:rsidR="00E527FF" w:rsidRPr="006F0CE6">
        <w:rPr>
          <w:strike/>
        </w:rPr>
        <w:t xml:space="preserve"> more negative LRR rates</w:t>
      </w:r>
      <w:r w:rsidR="00A608A0" w:rsidRPr="006F0CE6">
        <w:rPr>
          <w:strike/>
        </w:rPr>
        <w:t xml:space="preserve"> calculate</w:t>
      </w:r>
      <w:r w:rsidR="00DE0F17" w:rsidRPr="006F0CE6">
        <w:rPr>
          <w:strike/>
        </w:rPr>
        <w:t>d</w:t>
      </w:r>
      <w:r w:rsidR="00A608A0" w:rsidRPr="006F0CE6">
        <w:rPr>
          <w:strike/>
        </w:rPr>
        <w:t>.</w:t>
      </w:r>
      <w:r w:rsidR="00E527FF" w:rsidRPr="006F0CE6">
        <w:rPr>
          <w:strike/>
        </w:rPr>
        <w:t xml:space="preserve"> </w:t>
      </w:r>
      <w:commentRangeEnd w:id="478"/>
      <w:r w:rsidRPr="006F0CE6">
        <w:rPr>
          <w:rStyle w:val="CommentReference"/>
          <w:rFonts w:eastAsia="Times New Roman" w:cs="Times New Roman"/>
          <w:strike/>
        </w:rPr>
        <w:commentReference w:id="478"/>
      </w:r>
      <w:r w:rsidR="00E527FF" w:rsidRPr="006F0CE6">
        <w:rPr>
          <w:strike/>
        </w:rPr>
        <w:t xml:space="preserve">The LRR rates range from </w:t>
      </w:r>
      <w:r w:rsidR="00F27608" w:rsidRPr="006F0CE6">
        <w:rPr>
          <w:strike/>
        </w:rPr>
        <w:t xml:space="preserve">the highest erosional; rate of </w:t>
      </w:r>
      <w:r w:rsidR="00E527FF" w:rsidRPr="006F0CE6">
        <w:rPr>
          <w:strike/>
        </w:rPr>
        <w:t xml:space="preserve">-5.0 </w:t>
      </w:r>
      <w:commentRangeStart w:id="479"/>
      <w:r w:rsidR="00E527FF" w:rsidRPr="006F0CE6">
        <w:rPr>
          <w:strike/>
        </w:rPr>
        <w:t>to</w:t>
      </w:r>
      <w:commentRangeEnd w:id="479"/>
      <w:r w:rsidR="0080092B" w:rsidRPr="006F0CE6">
        <w:rPr>
          <w:rStyle w:val="CommentReference"/>
          <w:rFonts w:eastAsia="Times New Roman" w:cs="Times New Roman"/>
          <w:strike/>
        </w:rPr>
        <w:commentReference w:id="479"/>
      </w:r>
      <w:r w:rsidR="00E527FF" w:rsidRPr="006F0CE6">
        <w:rPr>
          <w:strike/>
        </w:rPr>
        <w:t xml:space="preserve"> -3.0 (m/yr) and the highest accretion</w:t>
      </w:r>
      <w:r w:rsidR="00DE0F17" w:rsidRPr="006F0CE6">
        <w:rPr>
          <w:strike/>
        </w:rPr>
        <w:t>al</w:t>
      </w:r>
      <w:r w:rsidR="00E527FF" w:rsidRPr="006F0CE6">
        <w:rPr>
          <w:strike/>
        </w:rPr>
        <w:t xml:space="preserve"> rate</w:t>
      </w:r>
      <w:r w:rsidR="00F27608" w:rsidRPr="006F0CE6">
        <w:rPr>
          <w:strike/>
        </w:rPr>
        <w:t xml:space="preserve"> of</w:t>
      </w:r>
      <w:r w:rsidR="00E527FF" w:rsidRPr="006F0CE6">
        <w:rPr>
          <w:strike/>
        </w:rPr>
        <w:t xml:space="preserve"> 3.0 to 4.0 (m/yr). The most frequent LRR rate </w:t>
      </w:r>
      <w:r w:rsidR="00DE0F17" w:rsidRPr="006F0CE6">
        <w:rPr>
          <w:strike/>
        </w:rPr>
        <w:t xml:space="preserve">range </w:t>
      </w:r>
      <w:r w:rsidR="00E527FF" w:rsidRPr="006F0CE6">
        <w:rPr>
          <w:strike/>
        </w:rPr>
        <w:t xml:space="preserve">is -2.0 to -1.0 (m/yr) accounting for </w:t>
      </w:r>
      <w:r w:rsidR="00DE0F17" w:rsidRPr="006F0CE6">
        <w:rPr>
          <w:strike/>
        </w:rPr>
        <w:t>30.5</w:t>
      </w:r>
      <w:r w:rsidR="00E67046" w:rsidRPr="006F0CE6">
        <w:rPr>
          <w:strike/>
        </w:rPr>
        <w:t>%</w:t>
      </w:r>
      <w:r w:rsidR="00E527FF" w:rsidRPr="006F0CE6">
        <w:rPr>
          <w:strike/>
        </w:rPr>
        <w:t xml:space="preserve"> of all transects calculated. </w:t>
      </w:r>
      <w:commentRangeStart w:id="480"/>
      <w:r w:rsidR="00E527FF" w:rsidRPr="006F0CE6">
        <w:rPr>
          <w:strike/>
        </w:rPr>
        <w:t xml:space="preserve">The least frequent LRR rate </w:t>
      </w:r>
      <w:r w:rsidR="00DE0F17" w:rsidRPr="006F0CE6">
        <w:rPr>
          <w:strike/>
        </w:rPr>
        <w:t xml:space="preserve">range </w:t>
      </w:r>
      <w:r w:rsidR="00E67046" w:rsidRPr="006F0CE6">
        <w:rPr>
          <w:strike/>
        </w:rPr>
        <w:t xml:space="preserve">is </w:t>
      </w:r>
      <w:r w:rsidR="00E527FF" w:rsidRPr="006F0CE6">
        <w:rPr>
          <w:strike/>
        </w:rPr>
        <w:t>the accretion</w:t>
      </w:r>
      <w:r w:rsidR="00DE0F17" w:rsidRPr="006F0CE6">
        <w:rPr>
          <w:strike/>
        </w:rPr>
        <w:t>al</w:t>
      </w:r>
      <w:r w:rsidR="00E527FF" w:rsidRPr="006F0CE6">
        <w:rPr>
          <w:strike/>
        </w:rPr>
        <w:t xml:space="preserve"> rate</w:t>
      </w:r>
      <w:r w:rsidR="00DE0F17" w:rsidRPr="006F0CE6">
        <w:rPr>
          <w:strike/>
        </w:rPr>
        <w:t>s</w:t>
      </w:r>
      <w:r w:rsidR="00E67046" w:rsidRPr="006F0CE6">
        <w:rPr>
          <w:strike/>
        </w:rPr>
        <w:t xml:space="preserve"> of</w:t>
      </w:r>
      <w:r w:rsidR="00DE0F17" w:rsidRPr="006F0CE6">
        <w:rPr>
          <w:strike/>
        </w:rPr>
        <w:t xml:space="preserve"> after</w:t>
      </w:r>
      <w:r w:rsidR="00E67046" w:rsidRPr="006F0CE6">
        <w:rPr>
          <w:strike/>
        </w:rPr>
        <w:t xml:space="preserve"> 2.0 m/yr representing 0% of all transects</w:t>
      </w:r>
      <w:r w:rsidR="00E527FF" w:rsidRPr="006F0CE6">
        <w:rPr>
          <w:strike/>
        </w:rPr>
        <w:t>.</w:t>
      </w:r>
      <w:r w:rsidR="00E527FF" w:rsidRPr="00E527FF">
        <w:t xml:space="preserve"> </w:t>
      </w:r>
      <w:commentRangeEnd w:id="480"/>
      <w:r>
        <w:rPr>
          <w:rStyle w:val="CommentReference"/>
          <w:rFonts w:eastAsia="Times New Roman" w:cs="Times New Roman"/>
        </w:rPr>
        <w:commentReference w:id="480"/>
      </w:r>
    </w:p>
    <w:p w14:paraId="0D1DC920" w14:textId="50AA0FF2" w:rsidR="00E527FF" w:rsidRDefault="00081438" w:rsidP="00500C3A">
      <w:pPr>
        <w:pStyle w:val="006BodyText"/>
      </w:pPr>
      <w:r>
        <w:t>Results from the</w:t>
      </w:r>
      <w:r w:rsidR="00E527FF" w:rsidRPr="00E527FF">
        <w:t xml:space="preserve"> NSM </w:t>
      </w:r>
      <w:r>
        <w:t>also demonstrate years of erosion and accretion (Figure 3-6, B</w:t>
      </w:r>
      <w:r w:rsidRPr="00E527FF">
        <w:t>)</w:t>
      </w:r>
      <w:r>
        <w:t xml:space="preserve">.  </w:t>
      </w:r>
      <w:commentRangeStart w:id="481"/>
      <w:r>
        <w:t>T</w:t>
      </w:r>
      <w:r w:rsidRPr="00E527FF">
        <w:t xml:space="preserve">he </w:t>
      </w:r>
      <w:r w:rsidR="00E527FF" w:rsidRPr="00E527FF">
        <w:t>highest erosion distance measurements range from to</w:t>
      </w:r>
      <w:r w:rsidR="00DE0F17">
        <w:t xml:space="preserve"> -70.5 to</w:t>
      </w:r>
      <w:r w:rsidR="00E527FF" w:rsidRPr="00E527FF">
        <w:t xml:space="preserve"> -35.9 meters and the maximum accretion distance measurements range from 4.3 to 6.4 meters</w:t>
      </w:r>
      <w:r w:rsidR="00DE0F17">
        <w:t>.</w:t>
      </w:r>
      <w:r w:rsidR="00E527FF" w:rsidRPr="00E527FF">
        <w:t xml:space="preserve"> </w:t>
      </w:r>
      <w:commentRangeEnd w:id="481"/>
      <w:r>
        <w:rPr>
          <w:rStyle w:val="CommentReference"/>
          <w:rFonts w:eastAsia="Times New Roman" w:cs="Times New Roman"/>
        </w:rPr>
        <w:commentReference w:id="481"/>
      </w:r>
      <w:r w:rsidR="00E527FF" w:rsidRPr="00E527FF">
        <w:t xml:space="preserve">The most frequent </w:t>
      </w:r>
      <w:commentRangeStart w:id="482"/>
      <w:r w:rsidR="00E527FF" w:rsidRPr="00E527FF">
        <w:t xml:space="preserve">NSM </w:t>
      </w:r>
      <w:r w:rsidR="003E20A2">
        <w:t>measurement range</w:t>
      </w:r>
      <w:r w:rsidR="00E527FF" w:rsidRPr="00E527FF">
        <w:t xml:space="preserve"> is -10.0 to 2.2 meters accounting for 29.3% of all transects calculated</w:t>
      </w:r>
      <w:r w:rsidR="00DE0F17">
        <w:t xml:space="preserve"> </w:t>
      </w:r>
      <w:commentRangeEnd w:id="482"/>
      <w:r>
        <w:rPr>
          <w:rStyle w:val="CommentReference"/>
          <w:rFonts w:eastAsia="Times New Roman" w:cs="Times New Roman"/>
        </w:rPr>
        <w:commentReference w:id="482"/>
      </w:r>
      <w:r w:rsidR="00DE0F17">
        <w:t>(Figure 3-7, B)</w:t>
      </w:r>
      <w:r w:rsidR="00E527FF" w:rsidRPr="00E527FF">
        <w:t xml:space="preserve">. The least frequent NSM </w:t>
      </w:r>
      <w:r w:rsidR="003E20A2">
        <w:lastRenderedPageBreak/>
        <w:t>measurement range</w:t>
      </w:r>
      <w:r w:rsidR="00E527FF" w:rsidRPr="00E527FF">
        <w:t xml:space="preserve"> is the accretion</w:t>
      </w:r>
      <w:r w:rsidR="003E20A2">
        <w:t>al</w:t>
      </w:r>
      <w:r w:rsidR="00E527FF" w:rsidRPr="00E527FF">
        <w:t xml:space="preserve"> distance between 4.3 to 6.4 meters accounting for 1.2% of all transects calculated</w:t>
      </w:r>
      <w:r w:rsidR="00DE0F17">
        <w:t xml:space="preserve"> (Figure 3-7, B)</w:t>
      </w:r>
      <w:r w:rsidR="00E527FF" w:rsidRPr="00E527FF">
        <w:t>.</w:t>
      </w:r>
    </w:p>
    <w:p w14:paraId="11714EFA" w14:textId="0330A3D1" w:rsidR="00081438" w:rsidRPr="00500C3A" w:rsidRDefault="00081438" w:rsidP="00500C3A">
      <w:pPr>
        <w:pStyle w:val="006BodyText"/>
      </w:pPr>
      <w:commentRangeStart w:id="483"/>
      <w:r>
        <w:t>Overall</w:t>
      </w:r>
      <w:commentRangeEnd w:id="483"/>
      <w:r w:rsidR="00D9317A">
        <w:rPr>
          <w:rStyle w:val="CommentReference"/>
          <w:rFonts w:eastAsia="Times New Roman" w:cs="Times New Roman"/>
        </w:rPr>
        <w:commentReference w:id="483"/>
      </w:r>
      <w:r>
        <w:t xml:space="preserve"> both methods suggest that between 1994 and 2007 Deer Island</w:t>
      </w:r>
      <w:r w:rsidR="00D9317A">
        <w:t xml:space="preserve"> changed in area due to erosional processes with the highest years of erosion occurring in A and B</w:t>
      </w:r>
      <w:ins w:id="484" w:author="Bill Pine" w:date="2021-02-24T08:36:00Z">
        <w:r w:rsidR="00D9317A">
          <w:t xml:space="preserve">.  </w:t>
        </w:r>
      </w:ins>
    </w:p>
    <w:p w14:paraId="4AB99842" w14:textId="40D7AB9E" w:rsidR="00E527FF" w:rsidRPr="00E527FF" w:rsidRDefault="00E527FF" w:rsidP="00500C3A">
      <w:pPr>
        <w:pStyle w:val="004Second-LevelSubheadingBOLD"/>
        <w:rPr>
          <w:rFonts w:eastAsia="Calibri"/>
        </w:rPr>
      </w:pPr>
      <w:bookmarkStart w:id="485" w:name="_Toc64018358"/>
      <w:bookmarkEnd w:id="476"/>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486" w:name="_Hlk47708813"/>
      <w:r w:rsidRPr="00E527FF">
        <w:rPr>
          <w:rFonts w:eastAsia="Calibri"/>
        </w:rPr>
        <w:t>2010-</w:t>
      </w:r>
      <w:commentRangeStart w:id="487"/>
      <w:r w:rsidRPr="00E527FF">
        <w:rPr>
          <w:rFonts w:eastAsia="Calibri"/>
        </w:rPr>
        <w:t>2019</w:t>
      </w:r>
      <w:bookmarkEnd w:id="485"/>
      <w:bookmarkEnd w:id="486"/>
      <w:commentRangeEnd w:id="487"/>
      <w:r w:rsidR="00081438">
        <w:rPr>
          <w:rStyle w:val="CommentReference"/>
          <w:b w:val="0"/>
        </w:rPr>
        <w:commentReference w:id="487"/>
      </w:r>
    </w:p>
    <w:p w14:paraId="31B3095B" w14:textId="549FE531" w:rsidR="00E527FF" w:rsidRPr="00500C3A" w:rsidRDefault="001437D3" w:rsidP="001437D3">
      <w:pPr>
        <w:pStyle w:val="006BodyText"/>
      </w:pPr>
      <w:r>
        <w:t xml:space="preserve">The Figure 3-8 displays the erosional transects calculated in the colors pink through black and accretional transects starting from orange to yellow colors. The LRR rates in </w:t>
      </w:r>
      <w:r w:rsidRPr="00E527FF">
        <w:t xml:space="preserve">Figure </w:t>
      </w:r>
      <w:r>
        <w:t>3-9</w:t>
      </w:r>
      <w:r w:rsidRPr="00E527FF">
        <w:t>,</w:t>
      </w:r>
      <w:r>
        <w:t xml:space="preserve"> A </w:t>
      </w:r>
      <w:r w:rsidRPr="00E527FF">
        <w:t>demonst</w:t>
      </w:r>
      <w:r>
        <w:t>rate</w:t>
      </w:r>
      <w:r w:rsidRPr="00E527FF">
        <w:t xml:space="preserve"> more negative LRR rates</w:t>
      </w:r>
      <w:r>
        <w:t xml:space="preserve"> calculated.</w:t>
      </w:r>
      <w:r w:rsidRPr="00E527FF">
        <w:t xml:space="preserve"> The LRR rates range from </w:t>
      </w:r>
      <w:r>
        <w:t xml:space="preserve">the highest erosional;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488"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488"/>
    </w:p>
    <w:p w14:paraId="4A8D5BD3" w14:textId="1E6F287D"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w:t>
      </w:r>
      <w:r w:rsidR="005C5E33">
        <w:t>the</w:t>
      </w:r>
      <w:r w:rsidRPr="00E527FF">
        <w:t xml:space="preserve"> LRR and NSM calculations.  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w:t>
      </w:r>
      <w:r w:rsidRPr="00E527FF">
        <w:lastRenderedPageBreak/>
        <w:t xml:space="preserve">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-22.9 meters accounting for 25.6% of all transects calculated. The largest erosion measurement distance </w:t>
      </w:r>
      <w:proofErr w:type="gramStart"/>
      <w:r w:rsidRPr="00E527FF">
        <w:t>is seen</w:t>
      </w:r>
      <w:proofErr w:type="gramEnd"/>
      <w:r w:rsidRPr="00E527FF">
        <w:t xml:space="preserve">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commentRangeStart w:id="489"/>
      <w:r>
        <w:t xml:space="preserve">Table 3-3 concludes </w:t>
      </w:r>
      <w:commentRangeEnd w:id="489"/>
      <w:r w:rsidR="00D9317A">
        <w:rPr>
          <w:rStyle w:val="CommentReference"/>
          <w:rFonts w:eastAsia="Times New Roman" w:cs="Times New Roman"/>
        </w:rPr>
        <w:commentReference w:id="489"/>
      </w:r>
      <w:r>
        <w:t xml:space="preserve">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1994 to 2019</w:t>
      </w:r>
      <w:r>
        <w:t xml:space="preserve">. This only leaves 18.29% left of positive distance </w:t>
      </w:r>
      <w:r w:rsidR="00DC7090">
        <w:t>for the calculated transects</w:t>
      </w:r>
      <w:r>
        <w:t>. The average distance calculated for each transect is -29.1 meters (</w:t>
      </w:r>
      <w:proofErr w:type="gramStart"/>
      <w:r>
        <w:t>taking into account</w:t>
      </w:r>
      <w:proofErr w:type="gramEnd"/>
      <w:r>
        <w:t xml:space="preserve">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while the maximum </w:t>
      </w:r>
      <w:r w:rsidR="00DC7090">
        <w:t>positive distance calculated is 10.91 meters.</w:t>
      </w:r>
    </w:p>
    <w:p w14:paraId="3FB7A0F3" w14:textId="3237308C" w:rsidR="00E527FF" w:rsidRPr="00500C3A" w:rsidRDefault="00D05CE7" w:rsidP="00500C3A">
      <w:pPr>
        <w:pStyle w:val="006BodyText"/>
      </w:pPr>
      <w:r>
        <w:t xml:space="preserve">The </w:t>
      </w:r>
      <w:r w:rsidR="00D9317A">
        <w:t xml:space="preserve">estimated </w:t>
      </w:r>
      <w:r>
        <w:t>average LRR rate</w:t>
      </w:r>
      <w:r w:rsidR="00D9317A">
        <w:t xml:space="preserve"> of change between 1994-2019 is</w:t>
      </w:r>
      <w:r>
        <w:t xml:space="preserve"> -0.95 m/yr</w:t>
      </w:r>
      <w:r w:rsidR="00D9317A">
        <w:t xml:space="preserve"> suggesting that Deer Island is eroding over time</w:t>
      </w:r>
      <w:r>
        <w:t>. Th</w:t>
      </w:r>
      <w:r w:rsidR="00D9317A">
        <w:t>is erosion was evident in about 77% of transects (n=63).  In years when erosion does occur, the erosion can be as high as -3.3 m/yr, and when averaged across all years the erosion rate is about -1.3 m/yr</w:t>
      </w:r>
      <w:r w:rsidR="003B5076">
        <w:t xml:space="preserve">.  This is because some years and transects (about 11% of all transects) do show accretion of </w:t>
      </w:r>
      <w:r w:rsidR="003B5076">
        <w:lastRenderedPageBreak/>
        <w:t xml:space="preserve">up to 0.62 m/yr.  </w:t>
      </w:r>
      <w:proofErr w:type="gramStart"/>
      <w:r w:rsidR="003B5076">
        <w:t>Overall</w:t>
      </w:r>
      <w:proofErr w:type="gramEnd"/>
      <w:r w:rsidR="003B5076">
        <w:t xml:space="preserve"> this rate of accretion does not offset the losses due to erosion resulting in an overall decline in Deer Island area.</w:t>
      </w:r>
    </w:p>
    <w:p w14:paraId="02A65A14" w14:textId="5730BCE4" w:rsidR="00E527FF" w:rsidRPr="00E527FF" w:rsidRDefault="00E527FF" w:rsidP="007A2D00">
      <w:pPr>
        <w:pStyle w:val="004Second-LevelSubheadingBOLD"/>
        <w:rPr>
          <w:rFonts w:eastAsia="Calibri"/>
          <w:noProof/>
        </w:rPr>
      </w:pPr>
      <w:bookmarkStart w:id="490"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490"/>
    </w:p>
    <w:p w14:paraId="42DA75E6" w14:textId="5A78646D" w:rsidR="00E527FF" w:rsidRDefault="003B5076" w:rsidP="00500C3A">
      <w:pPr>
        <w:pStyle w:val="006BodyText"/>
      </w:pPr>
      <w:r>
        <w:t xml:space="preserve">Using tools from the LRR and NSM analyses, I predicted change in Deer Island over a 10-year period (years X to </w:t>
      </w:r>
      <w:proofErr w:type="spellStart"/>
      <w:r>
        <w:t>Y</w:t>
      </w:r>
      <w:r w:rsidR="003047DA" w:rsidRPr="00E527FF">
        <w:t>Figure</w:t>
      </w:r>
      <w:proofErr w:type="spellEnd"/>
      <w:r w:rsidR="003047DA" w:rsidRPr="00E527FF">
        <w:t xml:space="preserve"> </w:t>
      </w:r>
      <w:r w:rsidR="003047DA">
        <w:t>3-</w:t>
      </w:r>
      <w:r w:rsidR="003047DA" w:rsidRPr="00E527FF">
        <w:t>11</w:t>
      </w:r>
      <w:r w:rsidR="003047DA">
        <w:t>, A</w:t>
      </w:r>
      <w:r w:rsidR="00E527FF" w:rsidRPr="00E527FF">
        <w:t>)</w:t>
      </w:r>
      <w:r>
        <w:t>.  These predictions suggest the largest erosion will be in the</w:t>
      </w:r>
      <w:r w:rsidR="00E527FF" w:rsidRPr="00E527FF">
        <w:t xml:space="preserve"> south and center of Deer </w:t>
      </w:r>
      <w:proofErr w:type="spellStart"/>
      <w:r w:rsidR="00E527FF" w:rsidRPr="00E527FF">
        <w:t>Island</w:t>
      </w:r>
      <w:r>
        <w:t>and</w:t>
      </w:r>
      <w:proofErr w:type="spellEnd"/>
      <w:r>
        <w:t xml:space="preserve"> also erosion of a distinct shoreline outcropping along the north end of the island.    Over </w:t>
      </w:r>
      <w:proofErr w:type="gramStart"/>
      <w:r>
        <w:t xml:space="preserve">a 20-year period </w:t>
      </w:r>
      <w:r w:rsidR="003047DA">
        <w:t>(</w:t>
      </w:r>
      <w:r w:rsidR="003047DA" w:rsidRPr="00E527FF">
        <w:t xml:space="preserve">Figure </w:t>
      </w:r>
      <w:r w:rsidR="003047DA">
        <w:t>3-</w:t>
      </w:r>
      <w:r w:rsidR="003047DA" w:rsidRPr="00E527FF">
        <w:t>11</w:t>
      </w:r>
      <w:r w:rsidR="003047DA">
        <w:t>, B)</w:t>
      </w:r>
      <w:r w:rsidR="00E527FF" w:rsidRPr="00E527FF">
        <w:t xml:space="preserve"> </w:t>
      </w:r>
      <w:r>
        <w:t>predictions</w:t>
      </w:r>
      <w:proofErr w:type="gramEnd"/>
      <w:r>
        <w:t xml:space="preserve"> are similar with continued erosion </w:t>
      </w:r>
      <w:r w:rsidR="00BE2CDE">
        <w:t>primarily occurring on the northern and southern end of the islands, primarily on the westward side of the island.  Over a 20-year period minor</w:t>
      </w:r>
      <w:r w:rsidR="00DB1993">
        <w:t xml:space="preserve"> accretion </w:t>
      </w:r>
      <w:r w:rsidR="00BE2CDE">
        <w:t>may occur near</w:t>
      </w:r>
      <w:r w:rsidR="00DB1993">
        <w:t xml:space="preserve"> the center of the island.</w:t>
      </w:r>
    </w:p>
    <w:p w14:paraId="60B64DDF" w14:textId="74A79E15" w:rsidR="003C16D9" w:rsidRDefault="00105930" w:rsidP="003C16D9">
      <w:pPr>
        <w:pStyle w:val="004Second-LevelSubheadingBOLD"/>
      </w:pPr>
      <w:bookmarkStart w:id="491" w:name="_Toc64018361"/>
      <w:r>
        <w:t>Imagery</w:t>
      </w:r>
      <w:r w:rsidR="003C16D9">
        <w:t xml:space="preserve"> </w:t>
      </w:r>
      <w:commentRangeStart w:id="492"/>
      <w:r w:rsidR="003C16D9">
        <w:t>Observation</w:t>
      </w:r>
      <w:bookmarkEnd w:id="491"/>
      <w:commentRangeEnd w:id="492"/>
      <w:r w:rsidR="003D699C">
        <w:rPr>
          <w:rStyle w:val="CommentReference"/>
          <w:b w:val="0"/>
        </w:rPr>
        <w:commentReference w:id="492"/>
      </w:r>
    </w:p>
    <w:p w14:paraId="7D91DC22" w14:textId="2ED238E5" w:rsidR="00C23884" w:rsidRPr="00C23884" w:rsidRDefault="003D699C" w:rsidP="00C23884">
      <w:pPr>
        <w:pStyle w:val="006BodyText"/>
      </w:pPr>
      <w:bookmarkStart w:id="493" w:name="_Hlk66268508"/>
      <w:r>
        <w:t xml:space="preserve">By overlaying NAIP </w:t>
      </w:r>
      <w:r w:rsidR="00C23884">
        <w:t>aerial photographs, in the same scale (1:3,000) and projection (</w:t>
      </w:r>
      <w:r w:rsidR="00C23884" w:rsidRPr="00C23884">
        <w:t>NAD</w:t>
      </w:r>
      <w:r w:rsidR="00C23884">
        <w:t xml:space="preserve"> </w:t>
      </w:r>
      <w:r w:rsidR="00C23884" w:rsidRPr="00C23884">
        <w:t>1983</w:t>
      </w:r>
      <w:r w:rsidR="00C23884">
        <w:t xml:space="preserve"> </w:t>
      </w:r>
      <w:r w:rsidR="00C23884" w:rsidRPr="00C23884">
        <w:t>UTM</w:t>
      </w:r>
      <w:r w:rsidR="00C23884">
        <w:t xml:space="preserve">, </w:t>
      </w:r>
      <w:r w:rsidR="00C23884" w:rsidRPr="00C23884">
        <w:t>Zone</w:t>
      </w:r>
      <w:r w:rsidR="00C23884">
        <w:t xml:space="preserve"> </w:t>
      </w:r>
      <w:r w:rsidR="00C23884" w:rsidRPr="00C23884">
        <w:t>17N</w:t>
      </w:r>
      <w:r w:rsidR="00C23884">
        <w:t>)</w:t>
      </w:r>
      <w:r>
        <w:t xml:space="preserve"> and similar environmental conditions (Table 3-1) from 1994 and 2019 demonstrates changes in Deer Island shoreline features which suggest erosion over this time period Figure 3-13A, </w:t>
      </w:r>
      <w:proofErr w:type="gramStart"/>
      <w:r>
        <w:t>B)  As</w:t>
      </w:r>
      <w:proofErr w:type="gramEnd"/>
      <w:r>
        <w:t xml:space="preserve"> an example, contrasting </w:t>
      </w:r>
      <w:r w:rsidR="002D011D">
        <w:t>the</w:t>
      </w:r>
      <w:r>
        <w:t xml:space="preserve"> 1994 and</w:t>
      </w:r>
      <w:r w:rsidR="002D011D">
        <w:t xml:space="preserve"> 2019 </w:t>
      </w:r>
      <w:r w:rsidR="00105930">
        <w:t>imagery</w:t>
      </w:r>
      <w:r w:rsidR="002D011D">
        <w:t xml:space="preserve"> </w:t>
      </w:r>
      <w:r>
        <w:t>suggests that…</w:t>
      </w:r>
      <w:commentRangeStart w:id="494"/>
      <w:r w:rsidR="00105930">
        <w:t xml:space="preserve">reveals </w:t>
      </w:r>
      <w:r w:rsidR="002D011D">
        <w:t>that the south western creek has a larger open mouth to the sea</w:t>
      </w:r>
      <w:r w:rsidR="00105930">
        <w:t xml:space="preserve"> compared to the 1994 imagery</w:t>
      </w:r>
      <w:commentRangeEnd w:id="494"/>
      <w:r>
        <w:rPr>
          <w:rStyle w:val="CommentReference"/>
          <w:rFonts w:eastAsia="Times New Roman" w:cs="Times New Roman"/>
        </w:rPr>
        <w:commentReference w:id="494"/>
      </w:r>
      <w:r w:rsidR="002D011D">
        <w:t>.</w:t>
      </w:r>
      <w:r>
        <w:t xml:space="preserve">  This suggests that this feature has expanded over time possibly due to erosion.</w:t>
      </w:r>
      <w:r w:rsidR="002D011D">
        <w:t xml:space="preserve"> The northeastern </w:t>
      </w:r>
      <w:r>
        <w:t xml:space="preserve">shoreline of Deer Island also has an outcropping </w:t>
      </w:r>
      <w:r w:rsidR="002D011D">
        <w:t>that looks round and full in 1994</w:t>
      </w:r>
      <w:r w:rsidR="00105930">
        <w:t xml:space="preserve"> imagery</w:t>
      </w:r>
      <w:r w:rsidR="002D011D">
        <w:t xml:space="preserve"> </w:t>
      </w:r>
      <w:r>
        <w:t>but has changed shape to</w:t>
      </w:r>
      <w:r w:rsidR="002D011D">
        <w:t xml:space="preserve"> be pointy and thin in 2019</w:t>
      </w:r>
      <w:r w:rsidR="00105930">
        <w:t xml:space="preserve"> imagery</w:t>
      </w:r>
      <w:r w:rsidR="002D011D">
        <w:t>.</w:t>
      </w:r>
      <w:r>
        <w:t xml:space="preserve">  This change also suggests erosion</w:t>
      </w:r>
      <w:ins w:id="495" w:author="Bill Pine" w:date="2021-02-24T09:28:00Z">
        <w:r>
          <w:t>.</w:t>
        </w:r>
      </w:ins>
      <w:r w:rsidR="002D011D">
        <w:t xml:space="preserve"> </w:t>
      </w:r>
      <w:commentRangeStart w:id="496"/>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commentRangeEnd w:id="496"/>
      <w:r>
        <w:rPr>
          <w:rStyle w:val="CommentReference"/>
          <w:rFonts w:eastAsia="Times New Roman" w:cs="Times New Roman"/>
        </w:rPr>
        <w:commentReference w:id="496"/>
      </w:r>
    </w:p>
    <w:bookmarkEnd w:id="493"/>
    <w:p w14:paraId="162E8C00" w14:textId="218D1B46" w:rsidR="003C16D9" w:rsidRPr="003C16D9" w:rsidRDefault="003C16D9" w:rsidP="003C16D9">
      <w:pPr>
        <w:pStyle w:val="BodyText"/>
      </w:pPr>
    </w:p>
    <w:p w14:paraId="2A75DA0B" w14:textId="5E752867" w:rsidR="00E527FF" w:rsidRPr="00E527FF" w:rsidRDefault="00E527FF" w:rsidP="007A2D00">
      <w:pPr>
        <w:pStyle w:val="003First-LevelSubheadingBOLD"/>
        <w:rPr>
          <w:rFonts w:eastAsia="Calibri"/>
        </w:rPr>
      </w:pPr>
      <w:bookmarkStart w:id="497" w:name="_Toc64018362"/>
      <w:r w:rsidRPr="00E527FF">
        <w:rPr>
          <w:rFonts w:eastAsia="Calibri"/>
        </w:rPr>
        <w:lastRenderedPageBreak/>
        <w:t>Discussion</w:t>
      </w:r>
      <w:bookmarkEnd w:id="497"/>
    </w:p>
    <w:p w14:paraId="063AA3C1" w14:textId="7B78535B" w:rsidR="00E527FF" w:rsidRPr="00E527FF" w:rsidRDefault="006C4CEC" w:rsidP="007A2D00">
      <w:pPr>
        <w:pStyle w:val="006BodyText"/>
      </w:pPr>
      <w:bookmarkStart w:id="498" w:name="_Hlk65161541"/>
      <w:r>
        <w:t xml:space="preserve">I found that Deer Island shoreline features have eroded </w:t>
      </w:r>
      <w:r w:rsidR="007C500C">
        <w:t xml:space="preserve">over two periods of time both 1994-2007 and 2010-2019.  My results also suggest that the number of transects examined for change on Deer Island had a higher number of transects demonstrating erosional in 1994-2007, than in 2010-2019.  These differences may be a function of environmental factors, including storms, that likely influence change in shoreline features.  As an example, the first imagery (1994) is taken one year after a severe winter storm (March 1993) that is known to have caused large changes in shoreline features elsewhere in the Big Bend region </w:t>
      </w:r>
      <w:proofErr w:type="gramStart"/>
      <w:r w:rsidR="007C500C">
        <w:t>(</w:t>
      </w:r>
      <w:r w:rsidR="007C500C" w:rsidRPr="00E527FF" w:rsidDel="007C500C">
        <w:t xml:space="preserve"> </w:t>
      </w:r>
      <w:r w:rsidR="00E527FF" w:rsidRPr="00E527FF">
        <w:t>(</w:t>
      </w:r>
      <w:proofErr w:type="gramEnd"/>
      <w:r w:rsidR="00E527FF" w:rsidRPr="00E527FF">
        <w:t>Goodbred &amp; Hine, 1993).</w:t>
      </w:r>
      <w:r w:rsidR="007C500C">
        <w:t xml:space="preserve">  It is possible that the 1993 storm contributed to several years of erosional along the Deer Island due to destabilizing shoreline features from the storm.</w:t>
      </w:r>
    </w:p>
    <w:p w14:paraId="12A8C8BB" w14:textId="7EDACFBE" w:rsidR="00E527FF" w:rsidRPr="00E527FF" w:rsidRDefault="00311861" w:rsidP="007A2D00">
      <w:pPr>
        <w:pStyle w:val="006BodyText"/>
      </w:pPr>
      <w:r>
        <w:t>The observed overall net loss of Deer Island shoreline could result in loss of habitat used by wildlife resources, including shorebirds.  Vitale et al. (2020) documented erosion and shoreline retreat of islands used as nesting habitat by American Oystercatchers, including islands in Cedar Keys region.  Because Oystercatchers demonstrate high site fidelity and long-lives, Vitale et al. (2020) suggest that the loss of these islands may create a type of ecological trap where birds return to these islands to nest, only to have the nests destroyed due to eroded shoreline areas and increased vulnerability to inundation.</w:t>
      </w:r>
      <w:r w:rsidR="00E527FF" w:rsidRPr="00E527FF">
        <w:t xml:space="preserve"> Many</w:t>
      </w:r>
      <w:r>
        <w:t xml:space="preserve"> other</w:t>
      </w:r>
      <w:r w:rsidR="00E527FF" w:rsidRPr="00E527FF">
        <w:t xml:space="preserve">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00E527FF" w:rsidRPr="00E527FF">
            <w:rPr>
              <w:color w:val="000000"/>
            </w:rPr>
            <w:t>(</w:t>
          </w:r>
          <w:r w:rsidR="00E527FF" w:rsidRPr="00E527FF">
            <w:rPr>
              <w:shd w:val="clear" w:color="auto" w:fill="FFFFFF"/>
            </w:rPr>
            <w:t>O'Connell</w:t>
          </w:r>
          <w:r w:rsidR="00E527FF" w:rsidRPr="00E527FF">
            <w:rPr>
              <w:color w:val="000000"/>
            </w:rPr>
            <w:t xml:space="preserve"> et al., 2005)</w:t>
          </w:r>
        </w:sdtContent>
      </w:sdt>
      <w:r w:rsidR="00E527FF"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w:t>
      </w:r>
      <w:r w:rsidR="00E527FF" w:rsidRPr="00E527FF">
        <w:lastRenderedPageBreak/>
        <w:t xml:space="preserve">numbers </w:t>
      </w:r>
      <w:sdt>
        <w:sdtPr>
          <w:rPr>
            <w:color w:val="000000"/>
          </w:rPr>
          <w:tag w:val="MENDELEY_CITATION_8071654c-f036-466b-afd7-fd33b945c7dc"/>
          <w:id w:val="777832374"/>
          <w:placeholder>
            <w:docPart w:val="6D517977883E4EFAB7C44BA7BD971BDB"/>
          </w:placeholder>
        </w:sdtPr>
        <w:sdtContent>
          <w:r w:rsidR="00E527FF" w:rsidRPr="00E527FF">
            <w:rPr>
              <w:color w:val="000000"/>
            </w:rPr>
            <w:t>(Galbraith et al., 2005)</w:t>
          </w:r>
        </w:sdtContent>
      </w:sdt>
      <w:r w:rsidR="00E527FF" w:rsidRPr="00E527FF">
        <w:t xml:space="preserve">. </w:t>
      </w:r>
      <w:commentRangeStart w:id="499"/>
      <w:commentRangeStart w:id="500"/>
      <w:r w:rsidR="00E527FF" w:rsidRPr="006637F9">
        <w:rPr>
          <w:strike/>
        </w:rPr>
        <w:t xml:space="preserve">The Big Bend region of Florida is already experiencing low shorebird species richness and population abundance, implying that an area already struggling with species biodiversity, despite the lack of human impact, will have negative shorebird impacts because of consistently eroding shorelines. </w:t>
      </w:r>
      <w:commentRangeEnd w:id="499"/>
      <w:r w:rsidRPr="006637F9">
        <w:rPr>
          <w:rStyle w:val="CommentReference"/>
          <w:rFonts w:eastAsia="Times New Roman" w:cs="Times New Roman"/>
          <w:strike/>
        </w:rPr>
        <w:commentReference w:id="499"/>
      </w:r>
      <w:r w:rsidR="00E527FF" w:rsidRPr="006637F9">
        <w:rPr>
          <w:strike/>
        </w:rPr>
        <w:t xml:space="preserve">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rPr>
            <w:strike/>
          </w:rPr>
          <w:tag w:val="MENDELEY_CITATION_fc18dae3-2aa0-4b49-8a29-da02db67997a"/>
          <w:id w:val="-72896532"/>
          <w:placeholder>
            <w:docPart w:val="6D517977883E4EFAB7C44BA7BD971BDB"/>
          </w:placeholder>
        </w:sdtPr>
        <w:sdtContent>
          <w:r w:rsidR="00E527FF" w:rsidRPr="006637F9">
            <w:rPr>
              <w:strike/>
            </w:rPr>
            <w:t>(Brown &amp; McLachlan, 2002)</w:t>
          </w:r>
        </w:sdtContent>
      </w:sdt>
      <w:r w:rsidR="00E527FF" w:rsidRPr="006637F9">
        <w:rPr>
          <w:strike/>
        </w:rPr>
        <w:t>. Whether shorelines erode slowly, but constantly, or in a storm event, extreme shoreline erosion negatively impacts animal species.</w:t>
      </w:r>
      <w:commentRangeEnd w:id="500"/>
      <w:r>
        <w:rPr>
          <w:rStyle w:val="CommentReference"/>
          <w:rFonts w:eastAsia="Times New Roman" w:cs="Times New Roman"/>
        </w:rPr>
        <w:commentReference w:id="500"/>
      </w:r>
    </w:p>
    <w:p w14:paraId="70296873" w14:textId="0E7DF521" w:rsidR="00E527FF" w:rsidRPr="00E527FF" w:rsidRDefault="00E527FF" w:rsidP="007A2D00">
      <w:pPr>
        <w:pStyle w:val="006BodyText"/>
      </w:pPr>
      <w:r w:rsidRPr="00E527FF">
        <w:t>It is interesting to note, that although the overall shoreline experienced erosion, there is evidence accretion might have occurred in the middle of the shoreline during</w:t>
      </w:r>
      <w:r w:rsidR="00140B14">
        <w:t xml:space="preserve"> the</w:t>
      </w:r>
      <w:r w:rsidRPr="00E527FF">
        <w:t xml:space="preserve"> </w:t>
      </w:r>
      <w:r w:rsidR="00140B14">
        <w:t>entire time period analyzed</w:t>
      </w:r>
      <w:r w:rsidRPr="00E527FF">
        <w:t xml:space="preserve"> (</w:t>
      </w:r>
      <w:r w:rsidR="00140B14">
        <w:t>Table 3-3</w:t>
      </w:r>
      <w:r w:rsidRPr="00E527FF">
        <w:t xml:space="preserve">). </w:t>
      </w:r>
      <w:r w:rsidR="00140B14">
        <w:t>During this time period</w:t>
      </w:r>
      <w:r w:rsidRPr="00E527FF">
        <w:t xml:space="preserve"> </w:t>
      </w:r>
      <w:r w:rsidR="00140B14">
        <w:t>the maximum positive distance gained was 10.91 meters occurring around the central shoreline</w:t>
      </w:r>
      <w:r w:rsidR="00122E99">
        <w:t xml:space="preserve"> on transect 44 (Table 3-3)</w:t>
      </w:r>
      <w:r w:rsidR="00140B14">
        <w:t>.</w:t>
      </w:r>
      <w:r w:rsidRPr="00E527FF">
        <w:t xml:space="preserve"> Accretion for our study site </w:t>
      </w:r>
      <w:r w:rsidR="00140B14">
        <w:t>may</w:t>
      </w:r>
      <w:r w:rsidRPr="00E527FF">
        <w:t xml:space="preserve">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xml:space="preserve">. However, it is unclear how much accretion can occur with the perpetuation of sea- level rise consistently stressing the sandy shoreline substrate. </w:t>
      </w:r>
      <w:commentRangeStart w:id="501"/>
      <w:r w:rsidRPr="00E527FF">
        <w:t xml:space="preserve">Sea-level rise has the second greatest effect on shoreline change on the east </w:t>
      </w:r>
      <w:r w:rsidR="00140B14">
        <w:t>coast</w:t>
      </w:r>
      <w:r w:rsidRPr="00E527FF">
        <w:t xml:space="preserve"> of </w:t>
      </w:r>
      <w:r w:rsidR="00140B14" w:rsidRPr="00E527FF">
        <w:t>Florida but</w:t>
      </w:r>
      <w:r w:rsidRPr="00E527FF">
        <w:t xml:space="preserve"> has very similar effects on the west </w:t>
      </w:r>
      <w:r w:rsidR="00140B14">
        <w:t>coast</w:t>
      </w:r>
      <w:r w:rsidR="008F7005">
        <w:t xml:space="preserve"> as well</w:t>
      </w:r>
      <w:commentRangeEnd w:id="501"/>
      <w:r w:rsidR="00311861">
        <w:rPr>
          <w:rStyle w:val="CommentReference"/>
          <w:rFonts w:eastAsia="Times New Roman" w:cs="Times New Roman"/>
        </w:rPr>
        <w:commentReference w:id="501"/>
      </w:r>
      <w:r w:rsidRPr="00E527FF">
        <w:t>. There is a possibility for Florida to provide beach nourishment to areas where erosion is evident</w:t>
      </w:r>
      <w:r w:rsidR="004C4B7C">
        <w:t xml:space="preserve">. </w:t>
      </w:r>
      <w:r w:rsidRPr="00E527FF">
        <w:t>Currently there is no schedule to provide beach nourishment to our study site.</w:t>
      </w:r>
    </w:p>
    <w:p w14:paraId="7F98FEA8" w14:textId="06487BDF" w:rsidR="00E527FF" w:rsidRPr="00E527FF" w:rsidRDefault="00E527FF" w:rsidP="007A2D00">
      <w:pPr>
        <w:pStyle w:val="006BodyText"/>
      </w:pPr>
      <w:r w:rsidRPr="00E527FF">
        <w:lastRenderedPageBreak/>
        <w:t xml:space="preserve">During this </w:t>
      </w:r>
      <w:r w:rsidR="004C4B7C">
        <w:t>analysis</w:t>
      </w:r>
      <w:r w:rsidRPr="00E527FF">
        <w:t xml:space="preserve">, </w:t>
      </w:r>
      <w:r w:rsidR="004C4B7C">
        <w:t xml:space="preserve">the </w:t>
      </w:r>
      <w:r w:rsidRPr="00E527FF">
        <w:t>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w:t>
      </w:r>
      <w:r w:rsidR="00912C4D">
        <w:t xml:space="preserve">, </w:t>
      </w:r>
      <w:r w:rsidRPr="00E527FF">
        <w:t>remote</w:t>
      </w:r>
      <w:r w:rsidR="00912C4D">
        <w:t xml:space="preserve"> and not a tourist destination</w:t>
      </w:r>
      <w:r w:rsidRPr="00E527FF">
        <w:t xml:space="preserve">, it is not surprising to see that NAIP is not contracted to fly over this area every year. Another source for possible errors </w:t>
      </w:r>
      <w:r w:rsidR="004C4B7C">
        <w:t>is</w:t>
      </w:r>
      <w:r w:rsidRPr="00E527FF">
        <w:t xml:space="preserve"> the </w:t>
      </w:r>
      <w:r w:rsidR="004C4B7C">
        <w:t xml:space="preserve">individual </w:t>
      </w:r>
      <w:r w:rsidRPr="00E527FF">
        <w:t>digitization of each shoreline</w:t>
      </w:r>
      <w:r w:rsidR="008F7005">
        <w:t xml:space="preserve"> due to user errors</w:t>
      </w:r>
      <w:r w:rsidRPr="00E527FF">
        <w:t xml:space="preserve">. Since </w:t>
      </w:r>
      <w:r w:rsidR="00624AC0">
        <w:t>the</w:t>
      </w:r>
      <w:r w:rsidRPr="00E527FF">
        <w:t xml:space="preserve"> available imagery was used to digitize the years’ shoreline, the digitization of each shoreline </w:t>
      </w:r>
      <w:r w:rsidR="008F7005">
        <w:t>may differ from user to user</w:t>
      </w:r>
      <w:r w:rsidRPr="00E527FF">
        <w:t>.</w:t>
      </w:r>
      <w:r w:rsidR="008F7005">
        <w:t xml:space="preserve"> In this study only one person digitized </w:t>
      </w:r>
      <w:r w:rsidR="003E7F7E">
        <w:t>each</w:t>
      </w:r>
      <w:r w:rsidR="008F7005">
        <w:t xml:space="preserve"> shoreline to reduce this error.</w:t>
      </w:r>
      <w:r w:rsidRPr="00E527FF">
        <w:t xml:space="preserve"> </w:t>
      </w:r>
      <w:r w:rsidR="008F7005">
        <w:t>The</w:t>
      </w:r>
      <w:r w:rsidRPr="00E527FF">
        <w:t xml:space="preserv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xml:space="preserve">, </w:t>
      </w:r>
      <w:r w:rsidR="00B407ED">
        <w:t>where</w:t>
      </w:r>
      <w:r w:rsidRPr="00E527FF">
        <w:t xml:space="preserve"> Landsat imagery </w:t>
      </w:r>
      <w:r w:rsidR="00B407ED">
        <w:t>may</w:t>
      </w:r>
      <w:r w:rsidRPr="00E527FF">
        <w:t xml:space="preserve"> also be used for analysis. The higher the resolution is, the more likely the digitized shorelines are accurate.</w:t>
      </w:r>
    </w:p>
    <w:p w14:paraId="2B6E6F0A" w14:textId="1DA5E8AF" w:rsidR="00E527FF" w:rsidRDefault="00E527FF" w:rsidP="007A2D00">
      <w:pPr>
        <w:pStyle w:val="006BodyText"/>
      </w:pPr>
      <w:r w:rsidRPr="00E527FF">
        <w:t xml:space="preserve">The prediction models are based on a linear regression rate calculated by </w:t>
      </w:r>
      <w:proofErr w:type="spellStart"/>
      <w:r w:rsidRPr="00E527FF">
        <w:t>DSAS</w:t>
      </w:r>
      <w:r w:rsidR="006164FE">
        <w:t>using</w:t>
      </w:r>
      <w:proofErr w:type="spellEnd"/>
      <w:r w:rsidR="006164FE">
        <w:t xml:space="preserve"> a</w:t>
      </w:r>
      <w:r w:rsidRPr="00E527FF">
        <w:t xml:space="preserve"> Kalman filter (Kalman, 1960). The Kalman filter conducts an analysis to minimize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expected (Figure </w:t>
      </w:r>
      <w:r w:rsidR="00BD302E">
        <w:t>3-</w:t>
      </w:r>
      <w:r w:rsidRPr="00E527FF">
        <w:t>1</w:t>
      </w:r>
      <w:r w:rsidR="000A0A37">
        <w:t>2</w:t>
      </w:r>
      <w:r w:rsidRPr="00E527FF">
        <w:t xml:space="preserve">). </w:t>
      </w:r>
      <w:r w:rsidR="006164FE">
        <w:t xml:space="preserve">This model predicts that shoreline erosion is expected to continue in future years based on observed patterns of erosion. This prediction assumes that whatever mechanisms that have been driving the observed shoreline loss (SLR, erosion from storm events) is likely to continue in the future. Under a variety of climate change scenarios storm events are </w:t>
      </w:r>
      <w:r w:rsidR="006164FE">
        <w:lastRenderedPageBreak/>
        <w:t xml:space="preserve">predicted to increase in severity and possibly </w:t>
      </w:r>
      <w:commentRangeStart w:id="502"/>
      <w:r w:rsidR="006164FE">
        <w:t>frequency</w:t>
      </w:r>
      <w:commentRangeEnd w:id="502"/>
      <w:r w:rsidR="006164FE">
        <w:rPr>
          <w:rStyle w:val="CommentReference"/>
          <w:rFonts w:eastAsia="Times New Roman" w:cs="Times New Roman"/>
        </w:rPr>
        <w:commentReference w:id="502"/>
      </w:r>
      <w:r w:rsidR="006164FE">
        <w:t>.  which could alter the rate of erosion.</w:t>
      </w:r>
    </w:p>
    <w:p w14:paraId="25F2F55A" w14:textId="3D86C3A5" w:rsidR="00623B76" w:rsidRDefault="00623B76" w:rsidP="007A2D00">
      <w:pPr>
        <w:pStyle w:val="006BodyText"/>
      </w:pPr>
      <w:proofErr w:type="spellStart"/>
      <w:r>
        <w:t>Sealevel</w:t>
      </w:r>
      <w:proofErr w:type="spellEnd"/>
      <w:r>
        <w:t xml:space="preserve"> rise may be the dominate feature driving changes in shoreline features along Deer Island.  While erosion and accretion is certainly occurring sea level has been monitored in Cedar Key for more than 100 years (NOAA station 8727520, </w:t>
      </w:r>
      <w:hyperlink r:id="rId35" w:history="1">
        <w:r w:rsidRPr="00BA6DC4">
          <w:rPr>
            <w:rStyle w:val="Hyperlink"/>
          </w:rPr>
          <w:t>https://tidesandcurrents.noaa.gov/sltrends/sltrends_station.shtml?id=8727520</w:t>
        </w:r>
      </w:hyperlink>
      <w:r>
        <w:t>) and the long-term sea level rise is about 2.23 mm/yr.  This rate has shown an increase since 2010 (</w:t>
      </w:r>
      <w:hyperlink r:id="rId36" w:history="1">
        <w:r w:rsidRPr="00BA6DC4">
          <w:rPr>
            <w:rStyle w:val="Hyperlink"/>
          </w:rPr>
          <w:t>https://tidesandcurrents.noaa.gov/sltrends/sltrends_station.shtml?id=8727520</w:t>
        </w:r>
      </w:hyperlink>
      <w:r>
        <w:t>) and an increasing rate of SLR would likely lead to an increased rate of shoreline inundation and loss.</w:t>
      </w:r>
    </w:p>
    <w:p w14:paraId="47C328E4" w14:textId="7B7FD85C"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The shoreline statistics revealed </w:t>
      </w:r>
      <w:r w:rsidR="00960697">
        <w:rPr>
          <w:rFonts w:cs="Times New Roman"/>
        </w:rPr>
        <w:t>greater</w:t>
      </w:r>
      <w:r w:rsidRPr="00E527FF">
        <w:rPr>
          <w:rFonts w:cs="Times New Roman"/>
        </w:rPr>
        <w:t xml:space="preserve"> </w:t>
      </w:r>
      <w:r w:rsidR="00960697">
        <w:rPr>
          <w:rFonts w:cs="Times New Roman"/>
        </w:rPr>
        <w:t>meters</w:t>
      </w:r>
      <w:r w:rsidRPr="00E527FF">
        <w:rPr>
          <w:rFonts w:cs="Times New Roman"/>
        </w:rPr>
        <w:t xml:space="preserve"> of erosion during the first-time frame 1994-2007</w:t>
      </w:r>
      <w:r w:rsidR="00A44B5D">
        <w:rPr>
          <w:rFonts w:cs="Times New Roman"/>
        </w:rPr>
        <w:t>, possibly due to a major hurricane impact</w:t>
      </w:r>
      <w:r w:rsidRPr="00E527FF">
        <w:rPr>
          <w:rFonts w:cs="Times New Roman"/>
        </w:rPr>
        <w:t>. Storm and storm clusters may significantly impact barrier island morphology</w:t>
      </w:r>
      <w:r w:rsidR="00960697">
        <w:rPr>
          <w:rFonts w:cs="Times New Roman"/>
        </w:rPr>
        <w:t xml:space="preserve"> in this area</w:t>
      </w:r>
      <w:r w:rsidR="00A44B5D">
        <w:rPr>
          <w:rFonts w:cs="Times New Roman"/>
        </w:rPr>
        <w:t xml:space="preserve"> with direct storm</w:t>
      </w:r>
      <w:r w:rsidR="00AB3646">
        <w:rPr>
          <w:rFonts w:cs="Times New Roman"/>
        </w:rPr>
        <w:t xml:space="preserve"> wind and tide</w:t>
      </w:r>
      <w:r w:rsidR="00A44B5D">
        <w:rPr>
          <w:rFonts w:cs="Times New Roman"/>
        </w:rPr>
        <w:t xml:space="preserve"> impacts </w:t>
      </w:r>
      <w:r w:rsidR="00AB3646">
        <w:rPr>
          <w:rFonts w:cs="Times New Roman"/>
        </w:rPr>
        <w:t>along with</w:t>
      </w:r>
      <w:r w:rsidR="00A44B5D">
        <w:rPr>
          <w:rFonts w:cs="Times New Roman"/>
        </w:rPr>
        <w:t xml:space="preserve"> changes to wave energy</w:t>
      </w:r>
      <w:r w:rsidRPr="00E527FF">
        <w:rPr>
          <w:rFonts w:cs="Times New Roman"/>
        </w:rPr>
        <w:t>.</w:t>
      </w:r>
      <w:r w:rsidR="002647E1">
        <w:rPr>
          <w:rFonts w:cs="Times New Roman"/>
        </w:rPr>
        <w:t xml:space="preserve"> Changes in </w:t>
      </w:r>
      <w:r w:rsidR="00A44B5D">
        <w:rPr>
          <w:rFonts w:cs="Times New Roman"/>
        </w:rPr>
        <w:t>the frequency of storms</w:t>
      </w:r>
      <w:r w:rsidR="002647E1">
        <w:rPr>
          <w:rFonts w:cs="Times New Roman"/>
        </w:rPr>
        <w:t xml:space="preserve"> may contribute to numerous changes </w:t>
      </w:r>
      <w:r w:rsidR="00A44B5D">
        <w:rPr>
          <w:rFonts w:cs="Times New Roman"/>
        </w:rPr>
        <w:t>to</w:t>
      </w:r>
      <w:r w:rsidR="002647E1">
        <w:rPr>
          <w:rFonts w:cs="Times New Roman"/>
        </w:rPr>
        <w:t xml:space="preserve"> the low energy waves </w:t>
      </w:r>
      <w:r w:rsidR="00AB3646">
        <w:rPr>
          <w:rFonts w:cs="Times New Roman"/>
        </w:rPr>
        <w:t>described in our study site</w:t>
      </w:r>
      <w:r w:rsidR="00A44B5D">
        <w:rPr>
          <w:rFonts w:cs="Times New Roman"/>
        </w:rPr>
        <w:t xml:space="preserve">. </w:t>
      </w:r>
      <w:r w:rsidRPr="00E527FF">
        <w:rPr>
          <w:rFonts w:cs="Times New Roman"/>
        </w:rPr>
        <w:t xml:space="preserve">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00A44B5D">
        <w:rPr>
          <w:rFonts w:cs="Times New Roman"/>
        </w:rPr>
        <w:t xml:space="preserve">. </w:t>
      </w:r>
      <w:r w:rsidRPr="00E527FF">
        <w:rPr>
          <w:rFonts w:cs="Times New Roman"/>
        </w:rPr>
        <w:t xml:space="preserve">This research has </w:t>
      </w:r>
      <w:r w:rsidR="00960697" w:rsidRPr="00E527FF">
        <w:rPr>
          <w:rFonts w:cs="Times New Roman"/>
        </w:rPr>
        <w:t>demonstrated</w:t>
      </w:r>
      <w:r w:rsidRPr="00E527FF">
        <w:rPr>
          <w:rFonts w:cs="Times New Roman"/>
        </w:rPr>
        <w:t xml:space="preserve"> that sandy shorelines</w:t>
      </w:r>
      <w:r w:rsidR="00960697">
        <w:rPr>
          <w:rFonts w:cs="Times New Roman"/>
        </w:rPr>
        <w:t xml:space="preserve"> in this area</w:t>
      </w:r>
      <w:r w:rsidRPr="00E527FF">
        <w:rPr>
          <w:rFonts w:cs="Times New Roman"/>
        </w:rPr>
        <w:t xml:space="preserve"> </w:t>
      </w:r>
      <w:r w:rsidR="00960697">
        <w:rPr>
          <w:rFonts w:cs="Times New Roman"/>
        </w:rPr>
        <w:t>may be</w:t>
      </w:r>
      <w:r w:rsidRPr="00E527FF">
        <w:rPr>
          <w:rFonts w:cs="Times New Roman"/>
        </w:rPr>
        <w:t xml:space="preserve"> susceptible to</w:t>
      </w:r>
      <w:r w:rsidR="00A65B4B">
        <w:rPr>
          <w:rFonts w:cs="Times New Roman"/>
        </w:rPr>
        <w:t xml:space="preserve"> more</w:t>
      </w:r>
      <w:r w:rsidRPr="00E527FF">
        <w:rPr>
          <w:rFonts w:cs="Times New Roman"/>
        </w:rPr>
        <w:t xml:space="preserve"> erosion </w:t>
      </w:r>
      <w:r w:rsidR="00A65B4B">
        <w:rPr>
          <w:rFonts w:cs="Times New Roman"/>
        </w:rPr>
        <w:t xml:space="preserve">than accretion due to the factors mentioned, which </w:t>
      </w:r>
      <w:r w:rsidRPr="00E527FF">
        <w:rPr>
          <w:rFonts w:cs="Times New Roman"/>
        </w:rPr>
        <w:t xml:space="preserve">may </w:t>
      </w:r>
      <w:r w:rsidR="00A44B5D">
        <w:rPr>
          <w:rFonts w:cs="Times New Roman"/>
        </w:rPr>
        <w:t xml:space="preserve">ultimately </w:t>
      </w:r>
      <w:r w:rsidRPr="00E527FF">
        <w:rPr>
          <w:rFonts w:cs="Times New Roman"/>
        </w:rPr>
        <w:t xml:space="preserve">lead to </w:t>
      </w:r>
      <w:r w:rsidR="00960697">
        <w:t xml:space="preserve">multidecadal </w:t>
      </w:r>
      <w:r w:rsidRPr="00E527FF">
        <w:rPr>
          <w:rFonts w:cs="Times New Roman"/>
        </w:rPr>
        <w:t>shoreline loss</w:t>
      </w:r>
      <w:bookmarkEnd w:id="498"/>
      <w:r w:rsidRPr="00E527FF">
        <w:rPr>
          <w:rFonts w:cs="Times New Roman"/>
        </w:rPr>
        <w:t>.</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5B71308" w:rsidR="00313524" w:rsidRPr="00D45B59" w:rsidRDefault="005E04A7" w:rsidP="00D45B59">
      <w:pPr>
        <w:pStyle w:val="014FigureCaption"/>
      </w:pPr>
      <w:bookmarkStart w:id="503" w:name="_Toc64018183"/>
      <w:r w:rsidRPr="00D45B59">
        <w:t xml:space="preserve">Figure 3-1.  </w:t>
      </w:r>
      <w:r w:rsidR="0058272A" w:rsidRPr="00D45B59">
        <w:t xml:space="preserve">A) Map of Florida with Dixie, Franklin and Taylor counties identified </w:t>
      </w:r>
      <w:proofErr w:type="spellStart"/>
      <w:r w:rsidR="0058272A" w:rsidRPr="00D45B59">
        <w:t>along side</w:t>
      </w:r>
      <w:proofErr w:type="spellEnd"/>
      <w:r w:rsidR="0058272A" w:rsidRPr="00D45B59">
        <w:t xml:space="preserve"> the Suwannee River</w:t>
      </w:r>
      <w:r w:rsidR="00D45B59" w:rsidRPr="00D45B59">
        <w:t>; B</w:t>
      </w:r>
      <w:r w:rsidR="0058272A" w:rsidRPr="00D45B59">
        <w:t xml:space="preserve">) </w:t>
      </w:r>
      <w:r w:rsidR="00D45B59" w:rsidRPr="00D45B59">
        <w:t xml:space="preserve">Zoomed in map of study area with Dixie, Franklin and Taylor counties identified </w:t>
      </w:r>
      <w:proofErr w:type="spellStart"/>
      <w:r w:rsidR="00D45B59" w:rsidRPr="00D45B59">
        <w:t>along side</w:t>
      </w:r>
      <w:proofErr w:type="spellEnd"/>
      <w:r w:rsidR="00D45B59" w:rsidRPr="00D45B59">
        <w:t xml:space="preserve"> the Suwannee River; C) </w:t>
      </w:r>
      <w:r w:rsidRPr="00D45B59">
        <w:t>Generated figure based on census and projection</w:t>
      </w:r>
      <w:r w:rsidR="00D45B59" w:rsidRPr="00D45B59">
        <w:t xml:space="preserve"> human population</w:t>
      </w:r>
      <w:r w:rsidRPr="00D45B59">
        <w:t xml:space="preserve"> data of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503"/>
    </w:p>
    <w:p w14:paraId="0A090E5D" w14:textId="1861006E" w:rsidR="00EB05BF" w:rsidRDefault="00EB05BF" w:rsidP="00902C67">
      <w:pPr>
        <w:pStyle w:val="014FigureCaption"/>
        <w:ind w:left="0" w:firstLine="0"/>
      </w:pPr>
      <w:bookmarkStart w:id="504" w:name="_Toc62479513"/>
      <w:bookmarkStart w:id="505" w:name="_Toc63171862"/>
      <w:bookmarkStart w:id="506" w:name="_Toc63347618"/>
      <w:bookmarkStart w:id="507" w:name="_Toc63416092"/>
      <w:bookmarkStart w:id="508"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504"/>
      <w:bookmarkEnd w:id="505"/>
      <w:bookmarkEnd w:id="506"/>
      <w:bookmarkEnd w:id="507"/>
      <w:bookmarkEnd w:id="508"/>
    </w:p>
    <w:p w14:paraId="5D9895CB" w14:textId="22EB00C4" w:rsidR="00EB05BF" w:rsidRDefault="00EB05BF" w:rsidP="00EB05BF">
      <w:pPr>
        <w:pStyle w:val="014FigureCaption"/>
      </w:pPr>
      <w:bookmarkStart w:id="509"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509"/>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510"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w:t>
      </w:r>
      <w:commentRangeStart w:id="511"/>
      <w:r w:rsidRPr="00C109C3">
        <w:t>fwc</w:t>
      </w:r>
      <w:commentRangeEnd w:id="511"/>
      <w:r w:rsidR="00F23E24">
        <w:rPr>
          <w:rStyle w:val="CommentReference"/>
        </w:rPr>
        <w:commentReference w:id="511"/>
      </w:r>
      <w:r w:rsidRPr="00C109C3">
        <w:t>.com, (</w:t>
      </w:r>
      <w:r w:rsidR="0081628E">
        <w:t xml:space="preserve">Original source map scale </w:t>
      </w:r>
      <w:r w:rsidRPr="00C109C3">
        <w:t>1</w:t>
      </w:r>
      <w:r w:rsidR="0081628E">
        <w:t>:</w:t>
      </w:r>
      <w:r w:rsidRPr="00C109C3">
        <w:t xml:space="preserve"> 2,000,000 Scale, and digitized in 2017).</w:t>
      </w:r>
      <w:bookmarkEnd w:id="510"/>
    </w:p>
    <w:p w14:paraId="0E414780" w14:textId="2293CCC5" w:rsidR="0035198E" w:rsidRPr="0035198E" w:rsidRDefault="0035198E" w:rsidP="0035198E">
      <w:pPr>
        <w:pStyle w:val="014FigureCaption"/>
      </w:pPr>
      <w:r>
        <w:br w:type="page"/>
      </w:r>
    </w:p>
    <w:p w14:paraId="59165D95" w14:textId="2C891E72" w:rsidR="00EB05BF" w:rsidRPr="00910114" w:rsidRDefault="00EB05BF" w:rsidP="00910114">
      <w:pPr>
        <w:pStyle w:val="013TableCaption"/>
      </w:pPr>
      <w:bookmarkStart w:id="512" w:name="_Toc64018367"/>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41" w:history="1">
        <w:r w:rsidRPr="00910114">
          <w:rPr>
            <w:rStyle w:val="Hyperlink"/>
            <w:color w:val="auto"/>
          </w:rPr>
          <w:t>https://tidesandcurrents.noaa.gov/</w:t>
        </w:r>
      </w:hyperlink>
      <w:r w:rsidRPr="00910114">
        <w:t xml:space="preserve"> at Cedar Key, Florida Station 8727520, and observed weather provided by </w:t>
      </w:r>
      <w:hyperlink r:id="rId42" w:history="1">
        <w:r w:rsidRPr="00910114">
          <w:rPr>
            <w:rStyle w:val="Hyperlink"/>
            <w:color w:val="auto"/>
          </w:rPr>
          <w:t>www.wunderground.com</w:t>
        </w:r>
      </w:hyperlink>
      <w:r w:rsidRPr="00910114">
        <w:t xml:space="preserve">. Imagery metadata are provided by USGS Earth Explorer, </w:t>
      </w:r>
      <w:hyperlink r:id="rId43" w:history="1">
        <w:r w:rsidRPr="00910114">
          <w:rPr>
            <w:rStyle w:val="Hyperlink"/>
            <w:color w:val="auto"/>
          </w:rPr>
          <w:t>https://earthexplorer.usgs.gov/</w:t>
        </w:r>
      </w:hyperlink>
      <w:r w:rsidRPr="00910114">
        <w:t>.</w:t>
      </w:r>
      <w:bookmarkEnd w:id="512"/>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B92DDF">
        <w:trPr>
          <w:trHeight w:val="755"/>
        </w:trPr>
        <w:tc>
          <w:tcPr>
            <w:tcW w:w="1255" w:type="dxa"/>
            <w:tcBorders>
              <w:top w:val="single" w:sz="4" w:space="0" w:color="auto"/>
              <w:left w:val="nil"/>
              <w:bottom w:val="single" w:sz="4" w:space="0" w:color="auto"/>
              <w:right w:val="nil"/>
            </w:tcBorders>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B92DDF">
        <w:trPr>
          <w:trHeight w:val="1682"/>
        </w:trPr>
        <w:tc>
          <w:tcPr>
            <w:tcW w:w="1255" w:type="dxa"/>
            <w:tcBorders>
              <w:top w:val="single" w:sz="4" w:space="0" w:color="auto"/>
              <w:left w:val="nil"/>
              <w:bottom w:val="nil"/>
              <w:right w:val="nil"/>
            </w:tcBorders>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Borders>
              <w:top w:val="single" w:sz="4" w:space="0" w:color="auto"/>
              <w:left w:val="nil"/>
              <w:bottom w:val="nil"/>
              <w:right w:val="nil"/>
            </w:tcBorders>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Borders>
              <w:top w:val="single" w:sz="4" w:space="0" w:color="auto"/>
              <w:left w:val="nil"/>
              <w:bottom w:val="nil"/>
              <w:right w:val="nil"/>
            </w:tcBorders>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Borders>
              <w:top w:val="single" w:sz="4" w:space="0" w:color="auto"/>
              <w:left w:val="nil"/>
              <w:bottom w:val="nil"/>
              <w:right w:val="nil"/>
            </w:tcBorders>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B92DDF">
        <w:trPr>
          <w:trHeight w:val="1475"/>
        </w:trPr>
        <w:tc>
          <w:tcPr>
            <w:tcW w:w="1255" w:type="dxa"/>
            <w:tcBorders>
              <w:top w:val="nil"/>
              <w:left w:val="nil"/>
              <w:bottom w:val="nil"/>
              <w:right w:val="nil"/>
            </w:tcBorders>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Borders>
              <w:top w:val="nil"/>
              <w:left w:val="nil"/>
              <w:bottom w:val="nil"/>
              <w:right w:val="nil"/>
            </w:tcBorders>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Borders>
              <w:top w:val="nil"/>
              <w:left w:val="nil"/>
              <w:bottom w:val="nil"/>
              <w:right w:val="nil"/>
            </w:tcBorders>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B92DDF">
        <w:trPr>
          <w:trHeight w:val="890"/>
        </w:trPr>
        <w:tc>
          <w:tcPr>
            <w:tcW w:w="1255" w:type="dxa"/>
            <w:tcBorders>
              <w:top w:val="nil"/>
              <w:left w:val="nil"/>
              <w:bottom w:val="nil"/>
              <w:right w:val="nil"/>
            </w:tcBorders>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Borders>
              <w:top w:val="nil"/>
              <w:left w:val="nil"/>
              <w:bottom w:val="nil"/>
              <w:right w:val="nil"/>
            </w:tcBorders>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B92DDF">
        <w:trPr>
          <w:trHeight w:val="1646"/>
        </w:trPr>
        <w:tc>
          <w:tcPr>
            <w:tcW w:w="1255" w:type="dxa"/>
            <w:tcBorders>
              <w:top w:val="nil"/>
              <w:left w:val="nil"/>
              <w:bottom w:val="single" w:sz="4" w:space="0" w:color="auto"/>
              <w:right w:val="nil"/>
            </w:tcBorders>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Borders>
              <w:top w:val="nil"/>
              <w:left w:val="nil"/>
              <w:bottom w:val="single" w:sz="4" w:space="0" w:color="auto"/>
              <w:right w:val="nil"/>
            </w:tcBorders>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Borders>
              <w:top w:val="nil"/>
              <w:left w:val="nil"/>
              <w:bottom w:val="single" w:sz="4" w:space="0" w:color="auto"/>
              <w:right w:val="nil"/>
            </w:tcBorders>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3A2641E3" w:rsidR="00E751C7" w:rsidRDefault="00E751C7" w:rsidP="00EB05BF"/>
    <w:p w14:paraId="68BA632D" w14:textId="517B9AA6" w:rsidR="008B74AA" w:rsidRDefault="008B74AA" w:rsidP="00EB05BF"/>
    <w:p w14:paraId="0DE8C253" w14:textId="50F13C57" w:rsidR="008B74AA" w:rsidRDefault="008B74AA" w:rsidP="00EB05BF"/>
    <w:p w14:paraId="51A4C120" w14:textId="77777777" w:rsidR="008B74AA" w:rsidRDefault="008B74AA" w:rsidP="00EB05BF"/>
    <w:p w14:paraId="7B3A8C18" w14:textId="0DCF50C9" w:rsidR="00E751C7" w:rsidRDefault="00E751C7" w:rsidP="008B74AA">
      <w:bookmarkStart w:id="513" w:name="_Toc62479418"/>
      <w:bookmarkStart w:id="514" w:name="_Toc63171678"/>
      <w:bookmarkStart w:id="515" w:name="_Toc63349191"/>
      <w:r>
        <w:lastRenderedPageBreak/>
        <w:t xml:space="preserve">Table 3-1.   </w:t>
      </w:r>
      <w:r w:rsidRPr="008B74AA">
        <w:t>Continued</w:t>
      </w:r>
      <w:bookmarkEnd w:id="513"/>
      <w:bookmarkEnd w:id="514"/>
      <w:bookmarkEnd w:id="515"/>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E751C7" w:rsidRPr="00C109C3" w14:paraId="1D692C51" w14:textId="77777777" w:rsidTr="00B92DDF">
        <w:trPr>
          <w:trHeight w:val="791"/>
        </w:trPr>
        <w:tc>
          <w:tcPr>
            <w:tcW w:w="1255" w:type="dxa"/>
            <w:tcBorders>
              <w:top w:val="single" w:sz="4" w:space="0" w:color="auto"/>
              <w:bottom w:val="single" w:sz="4" w:space="0" w:color="auto"/>
            </w:tcBorders>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B92DDF">
        <w:trPr>
          <w:trHeight w:val="1646"/>
        </w:trPr>
        <w:tc>
          <w:tcPr>
            <w:tcW w:w="1255" w:type="dxa"/>
            <w:tcBorders>
              <w:top w:val="single" w:sz="4" w:space="0" w:color="auto"/>
            </w:tcBorders>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Borders>
              <w:top w:val="single" w:sz="4" w:space="0" w:color="auto"/>
            </w:tcBorders>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B92DDF">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B92DDF">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B92DDF">
        <w:trPr>
          <w:trHeight w:val="1610"/>
        </w:trPr>
        <w:tc>
          <w:tcPr>
            <w:tcW w:w="1255" w:type="dxa"/>
            <w:tcBorders>
              <w:bottom w:val="single" w:sz="4" w:space="0" w:color="auto"/>
            </w:tcBorders>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Borders>
              <w:bottom w:val="single" w:sz="4" w:space="0" w:color="auto"/>
            </w:tcBorders>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516" w:name="_Toc64018368"/>
      <w:r w:rsidRPr="000E384F">
        <w:lastRenderedPageBreak/>
        <w:t>Table 3-2.  National Agriculture Imagery Program (NAIP) aerial imagery band wavelength ranges in units (µm) (</w:t>
      </w:r>
      <w:hyperlink r:id="rId44" w:history="1">
        <w:r w:rsidRPr="000E384F">
          <w:rPr>
            <w:rStyle w:val="Hyperlink"/>
            <w:color w:val="auto"/>
          </w:rPr>
          <w:t>https://www.fsa.usda.gov/Assets/USDA-FSA-Public/usdafiles/APFO/support-documents/pdfs/fourband_infosheet_2017.pdf</w:t>
        </w:r>
      </w:hyperlink>
      <w:r w:rsidRPr="000E384F">
        <w:t>)</w:t>
      </w:r>
      <w:bookmarkEnd w:id="5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E751C7" w:rsidRPr="00C109C3" w14:paraId="0B4E43A8" w14:textId="77777777" w:rsidTr="00B92DDF">
        <w:tc>
          <w:tcPr>
            <w:tcW w:w="2337" w:type="dxa"/>
            <w:tcBorders>
              <w:top w:val="single" w:sz="4" w:space="0" w:color="auto"/>
              <w:bottom w:val="single" w:sz="4" w:space="0" w:color="auto"/>
            </w:tcBorders>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B92DDF">
        <w:tc>
          <w:tcPr>
            <w:tcW w:w="2337" w:type="dxa"/>
            <w:tcBorders>
              <w:top w:val="single" w:sz="4" w:space="0" w:color="auto"/>
            </w:tcBorders>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B92DDF">
        <w:trPr>
          <w:trHeight w:val="863"/>
        </w:trPr>
        <w:tc>
          <w:tcPr>
            <w:tcW w:w="2337" w:type="dxa"/>
            <w:tcBorders>
              <w:bottom w:val="single" w:sz="4" w:space="0" w:color="auto"/>
            </w:tcBorders>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517" w:name="_Toc64018187"/>
      <w:r w:rsidRPr="000E384F">
        <w:t>Figure 3-</w:t>
      </w:r>
      <w:r w:rsidR="00902C67">
        <w:t>4</w:t>
      </w:r>
      <w:r w:rsidRPr="000E384F">
        <w:t>.  Example of DSAS transect casting (</w:t>
      </w:r>
      <w:hyperlink r:id="rId46" w:anchor="qt-science_center_objects" w:history="1">
        <w:r w:rsidRPr="000E384F">
          <w:t>https://www.usgs.gov/centers/whcmsc/science/digital-shoreline-analysis-system-dsas?qt-science_center_objects=0#qt-science_center_objects</w:t>
        </w:r>
      </w:hyperlink>
      <w:r w:rsidRPr="006256D2">
        <w:rPr>
          <w:rFonts w:cs="Arial"/>
        </w:rPr>
        <w:t>)</w:t>
      </w:r>
      <w:bookmarkEnd w:id="517"/>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518"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518"/>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75E53" w14:textId="7FB0A692" w:rsidR="00F55A28" w:rsidRDefault="00D21284" w:rsidP="00F55A28">
      <w:pPr>
        <w:pStyle w:val="014FigureCaption"/>
      </w:pPr>
      <w:bookmarkStart w:id="519"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519"/>
    </w:p>
    <w:p w14:paraId="199B738E" w14:textId="411A5E4F" w:rsidR="006B1358" w:rsidRDefault="006B1358" w:rsidP="00B92DDF">
      <w:pPr>
        <w:pStyle w:val="014FigureCaption"/>
        <w:ind w:left="0" w:firstLine="0"/>
      </w:pPr>
    </w:p>
    <w:p w14:paraId="561F2545" w14:textId="06062373" w:rsidR="0077179C" w:rsidRPr="006B1358" w:rsidRDefault="005724D0" w:rsidP="006B1358">
      <w:r>
        <w:rPr>
          <w:noProof/>
        </w:rPr>
        <w:lastRenderedPageBreak/>
        <w:drawing>
          <wp:anchor distT="0" distB="0" distL="114300" distR="114300" simplePos="0" relativeHeight="251745792" behindDoc="0" locked="0" layoutInCell="1" allowOverlap="1" wp14:anchorId="119C506E" wp14:editId="5A9AA9B5">
            <wp:simplePos x="0" y="0"/>
            <wp:positionH relativeFrom="margin">
              <wp:align>left</wp:align>
            </wp:positionH>
            <wp:positionV relativeFrom="paragraph">
              <wp:posOffset>155</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2062" cy="670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520"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520"/>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6056DE7D" w:rsidR="00AD654C" w:rsidRPr="00AD654C" w:rsidRDefault="00AD654C" w:rsidP="001C6DD5">
      <w:pPr>
        <w:pStyle w:val="014FigureCaption"/>
      </w:pPr>
      <w:bookmarkStart w:id="521"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521"/>
    </w:p>
    <w:p w14:paraId="08505388" w14:textId="2B633DEE" w:rsidR="00AD654C" w:rsidRDefault="005724D0" w:rsidP="00E1489E">
      <w:pPr>
        <w:pStyle w:val="013TableCaption"/>
      </w:pPr>
      <w:bookmarkStart w:id="522" w:name="_Toc64018369"/>
      <w:r>
        <w:rPr>
          <w:noProof/>
        </w:rPr>
        <w:lastRenderedPageBreak/>
        <w:drawing>
          <wp:anchor distT="0" distB="0" distL="114300" distR="114300" simplePos="0" relativeHeight="251746816" behindDoc="0" locked="0" layoutInCell="1" allowOverlap="1" wp14:anchorId="37EAA789" wp14:editId="0523CC16">
            <wp:simplePos x="0" y="0"/>
            <wp:positionH relativeFrom="margin">
              <wp:align>left</wp:align>
            </wp:positionH>
            <wp:positionV relativeFrom="paragraph">
              <wp:posOffset>0</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3030" cy="666424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2"/>
    </w:p>
    <w:p w14:paraId="7E1439D1" w14:textId="24EE44DD" w:rsidR="00AD654C" w:rsidRDefault="0039237A" w:rsidP="00AD654C">
      <w:pPr>
        <w:pStyle w:val="014FigureCaption"/>
      </w:pPr>
      <w:bookmarkStart w:id="523" w:name="_Toc64018192"/>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523"/>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1610664B" w:rsidR="0077179C" w:rsidRDefault="00E1489E" w:rsidP="0077179C">
      <w:pPr>
        <w:pStyle w:val="014FigureCaption"/>
      </w:pPr>
      <w:bookmarkStart w:id="524"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524"/>
    </w:p>
    <w:p w14:paraId="2E538634" w14:textId="5FA4C7D9" w:rsidR="00A35095" w:rsidRPr="00A35095" w:rsidRDefault="00FB046A" w:rsidP="00A35095">
      <w:r>
        <w:rPr>
          <w:noProof/>
        </w:rPr>
        <w:lastRenderedPageBreak/>
        <w:drawing>
          <wp:anchor distT="0" distB="0" distL="114300" distR="114300" simplePos="0" relativeHeight="251747840" behindDoc="0" locked="0" layoutInCell="1" allowOverlap="1" wp14:anchorId="424D59E1" wp14:editId="354B6535">
            <wp:simplePos x="0" y="0"/>
            <wp:positionH relativeFrom="margin">
              <wp:align>left</wp:align>
            </wp:positionH>
            <wp:positionV relativeFrom="paragraph">
              <wp:posOffset>0</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14059" cy="671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525"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525"/>
    </w:p>
    <w:p w14:paraId="66A9059E" w14:textId="3B5DE459" w:rsidR="002069B5" w:rsidRPr="00E8388F" w:rsidRDefault="00B10422" w:rsidP="00B10422">
      <w:pPr>
        <w:pStyle w:val="013TableCaption"/>
      </w:pPr>
      <w:bookmarkStart w:id="526" w:name="_Toc64018370"/>
      <w:r>
        <w:lastRenderedPageBreak/>
        <w:t>Table 3-</w:t>
      </w:r>
      <w:r w:rsidR="004236B7">
        <w:t>3</w:t>
      </w:r>
      <w:r>
        <w:t xml:space="preserve">.  </w:t>
      </w:r>
      <w:r w:rsidRPr="00C109C3">
        <w:t xml:space="preserve">Summary statistics calculated by DSAS, </w:t>
      </w:r>
      <w:r w:rsidR="007523A4">
        <w:t>Distance</w:t>
      </w:r>
      <w:r w:rsidRPr="00C109C3">
        <w:t>: NSM (Net Shoreline Movement)</w:t>
      </w:r>
      <w:bookmarkEnd w:id="526"/>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7523A4" w:rsidRPr="00C109C3" w14:paraId="20561DC7" w14:textId="77777777" w:rsidTr="007523A4">
        <w:trPr>
          <w:trHeight w:val="300"/>
        </w:trPr>
        <w:tc>
          <w:tcPr>
            <w:tcW w:w="5680" w:type="dxa"/>
            <w:tcBorders>
              <w:top w:val="single" w:sz="4" w:space="0" w:color="auto"/>
              <w:bottom w:val="single" w:sz="4" w:space="0" w:color="auto"/>
            </w:tcBorders>
            <w:noWrap/>
          </w:tcPr>
          <w:p w14:paraId="5CC94552" w14:textId="66C4F8DA" w:rsidR="007523A4" w:rsidRPr="002069B5" w:rsidRDefault="007523A4" w:rsidP="00933E4D">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3075554C" w14:textId="35A74B2C" w:rsidR="007523A4" w:rsidRPr="002069B5" w:rsidRDefault="007523A4" w:rsidP="007523A4">
            <w:pPr>
              <w:tabs>
                <w:tab w:val="decimal" w:pos="871"/>
                <w:tab w:val="decimal" w:pos="2880"/>
                <w:tab w:val="decimal" w:pos="4320"/>
              </w:tabs>
              <w:spacing w:line="360" w:lineRule="auto"/>
              <w:rPr>
                <w:rFonts w:cs="Arial"/>
                <w:sz w:val="20"/>
                <w:szCs w:val="20"/>
              </w:rPr>
            </w:pPr>
            <w:r>
              <w:rPr>
                <w:rFonts w:cs="Arial"/>
                <w:sz w:val="20"/>
                <w:szCs w:val="20"/>
              </w:rPr>
              <w:t>Value</w:t>
            </w:r>
          </w:p>
        </w:tc>
      </w:tr>
      <w:tr w:rsidR="002069B5" w:rsidRPr="00C109C3" w14:paraId="6C1EDEE7" w14:textId="77777777" w:rsidTr="007523A4">
        <w:trPr>
          <w:trHeight w:val="300"/>
        </w:trPr>
        <w:tc>
          <w:tcPr>
            <w:tcW w:w="5680" w:type="dxa"/>
            <w:tcBorders>
              <w:top w:val="single" w:sz="4" w:space="0" w:color="auto"/>
            </w:tcBorders>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tcBorders>
              <w:top w:val="single" w:sz="4" w:space="0" w:color="auto"/>
            </w:tcBorders>
            <w:noWrap/>
            <w:hideMark/>
          </w:tcPr>
          <w:p w14:paraId="066858AF"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7523A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1D25D2E8" w:rsidR="002069B5" w:rsidRPr="002069B5" w:rsidRDefault="003F5807" w:rsidP="007523A4">
            <w:pPr>
              <w:tabs>
                <w:tab w:val="decimal" w:pos="871"/>
                <w:tab w:val="decimal" w:pos="2880"/>
                <w:tab w:val="decimal" w:pos="4320"/>
              </w:tabs>
              <w:spacing w:line="360" w:lineRule="auto"/>
              <w:rPr>
                <w:rFonts w:cs="Arial"/>
                <w:sz w:val="20"/>
                <w:szCs w:val="20"/>
              </w:rPr>
            </w:pPr>
            <w:r>
              <w:rPr>
                <w:rFonts w:cs="Arial"/>
                <w:sz w:val="20"/>
                <w:szCs w:val="20"/>
              </w:rPr>
              <w:t>-</w:t>
            </w:r>
            <w:r w:rsidR="002069B5" w:rsidRPr="002069B5">
              <w:rPr>
                <w:rFonts w:cs="Arial"/>
                <w:sz w:val="20"/>
                <w:szCs w:val="20"/>
              </w:rPr>
              <w:t>29</w:t>
            </w:r>
            <w:r w:rsidR="00F01C04">
              <w:rPr>
                <w:rFonts w:cs="Arial"/>
                <w:sz w:val="20"/>
                <w:szCs w:val="20"/>
              </w:rPr>
              <w:t>.</w:t>
            </w:r>
            <w:r w:rsidR="002069B5" w:rsidRPr="002069B5">
              <w:rPr>
                <w:rFonts w:cs="Arial"/>
                <w:sz w:val="20"/>
                <w:szCs w:val="20"/>
              </w:rPr>
              <w:t>1</w:t>
            </w:r>
          </w:p>
        </w:tc>
      </w:tr>
      <w:tr w:rsidR="002069B5" w:rsidRPr="00C109C3" w14:paraId="475F79CB" w14:textId="77777777" w:rsidTr="003F5807">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3F5807">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22D036C9"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3F5807">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2F74244E"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3F5807">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3F5807">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3F5807">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3F5807">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6B290156"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3F5807">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7523A4">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3F5807">
        <w:trPr>
          <w:trHeight w:val="300"/>
        </w:trPr>
        <w:tc>
          <w:tcPr>
            <w:tcW w:w="5680" w:type="dxa"/>
            <w:tcBorders>
              <w:bottom w:val="single" w:sz="4" w:space="0" w:color="auto"/>
            </w:tcBorders>
            <w:noWrap/>
            <w:hideMark/>
          </w:tcPr>
          <w:p w14:paraId="13E4D81C" w14:textId="0ABC131C"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r w:rsidR="003F5807">
              <w:rPr>
                <w:rFonts w:cs="Arial"/>
                <w:sz w:val="20"/>
                <w:szCs w:val="20"/>
              </w:rPr>
              <w:t>)</w:t>
            </w:r>
          </w:p>
        </w:tc>
        <w:tc>
          <w:tcPr>
            <w:tcW w:w="1785" w:type="dxa"/>
            <w:tcBorders>
              <w:bottom w:val="single" w:sz="4" w:space="0" w:color="auto"/>
            </w:tcBorders>
            <w:noWrap/>
            <w:hideMark/>
          </w:tcPr>
          <w:p w14:paraId="4D4356E7"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2A55B258" w14:textId="7D0D6DF6" w:rsidR="004236B7" w:rsidRPr="003F5807" w:rsidRDefault="004236B7" w:rsidP="004236B7">
      <w:pPr>
        <w:pStyle w:val="014FigureCaption"/>
        <w:ind w:left="0" w:firstLine="0"/>
        <w:rPr>
          <w:vertAlign w:val="superscript"/>
        </w:rPr>
      </w:pPr>
    </w:p>
    <w:p w14:paraId="40B2237F" w14:textId="3A8495CC" w:rsidR="00343EE8" w:rsidRPr="00C109C3" w:rsidRDefault="002069B5" w:rsidP="002C7D8A">
      <w:pPr>
        <w:pStyle w:val="013TableCaption"/>
      </w:pPr>
      <w:bookmarkStart w:id="527" w:name="_Toc63347629"/>
      <w:bookmarkStart w:id="528" w:name="_Toc64018371"/>
      <w:r>
        <w:t>Table 3-</w:t>
      </w:r>
      <w:r w:rsidR="00DD47ED">
        <w:t>4</w:t>
      </w:r>
      <w:r>
        <w:t xml:space="preserve">.  </w:t>
      </w:r>
      <w:r w:rsidRPr="00C109C3">
        <w:t>Summary statistics calculated by DSAS, RATE: LRR (Linear Regression Rate)</w:t>
      </w:r>
      <w:bookmarkEnd w:id="527"/>
      <w:bookmarkEnd w:id="528"/>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7523A4" w:rsidRPr="00C109C3" w14:paraId="523E8774" w14:textId="77777777" w:rsidTr="007523A4">
        <w:trPr>
          <w:trHeight w:val="300"/>
        </w:trPr>
        <w:tc>
          <w:tcPr>
            <w:tcW w:w="6295" w:type="dxa"/>
            <w:tcBorders>
              <w:top w:val="single" w:sz="4" w:space="0" w:color="auto"/>
              <w:bottom w:val="single" w:sz="4" w:space="0" w:color="auto"/>
            </w:tcBorders>
            <w:shd w:val="clear" w:color="auto" w:fill="FFFFFF" w:themeFill="background1"/>
            <w:noWrap/>
          </w:tcPr>
          <w:p w14:paraId="71765B31" w14:textId="73F6D3D3" w:rsidR="007523A4" w:rsidRPr="004236B7" w:rsidRDefault="007523A4" w:rsidP="00933E4D">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64956487" w14:textId="2E1523AD" w:rsidR="007523A4" w:rsidRPr="004236B7" w:rsidRDefault="007523A4" w:rsidP="00D115C5">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343EE8" w:rsidRPr="00C109C3" w14:paraId="5BC8184F" w14:textId="77777777" w:rsidTr="007523A4">
        <w:trPr>
          <w:trHeight w:val="300"/>
        </w:trPr>
        <w:tc>
          <w:tcPr>
            <w:tcW w:w="6295" w:type="dxa"/>
            <w:tcBorders>
              <w:top w:val="single" w:sz="4" w:space="0" w:color="auto"/>
            </w:tcBorders>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7523A4">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7523A4">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7523A4">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7523A4">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7523A4">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7523A4">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7523A4">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7523A4">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7523A4">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7523A4">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7523A4">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7523A4">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7523A4">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7523A4">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7523A4">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7523A4">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7523A4">
        <w:trPr>
          <w:trHeight w:val="300"/>
        </w:trPr>
        <w:tc>
          <w:tcPr>
            <w:tcW w:w="6295" w:type="dxa"/>
            <w:tcBorders>
              <w:bottom w:val="single" w:sz="4" w:space="0" w:color="auto"/>
            </w:tcBorders>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70281" w14:textId="3CE5986D" w:rsidR="003C16D9" w:rsidRDefault="00343EE8" w:rsidP="003C16D9">
      <w:pPr>
        <w:pStyle w:val="014FigureCaption"/>
      </w:pPr>
      <w:bookmarkStart w:id="529"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End w:id="529"/>
    </w:p>
    <w:p w14:paraId="66CC67E1" w14:textId="27DD3EA9" w:rsidR="00343EE8" w:rsidRDefault="003C16D9" w:rsidP="0026766A">
      <w:pPr>
        <w:pStyle w:val="014FigureCaption"/>
      </w:pPr>
      <w:bookmarkStart w:id="530" w:name="_Toc64018196"/>
      <w:r>
        <w:rPr>
          <w:noProof/>
        </w:rPr>
        <w:lastRenderedPageBreak/>
        <w:drawing>
          <wp:anchor distT="0" distB="0" distL="114300" distR="114300" simplePos="0" relativeHeight="251756032" behindDoc="0" locked="0" layoutInCell="1" allowOverlap="1" wp14:anchorId="62B22CA3" wp14:editId="68676332">
            <wp:simplePos x="0" y="0"/>
            <wp:positionH relativeFrom="column">
              <wp:posOffset>0</wp:posOffset>
            </wp:positionH>
            <wp:positionV relativeFrom="paragraph">
              <wp:posOffset>174625</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t>Figure 3-1</w:t>
      </w:r>
      <w:r w:rsidR="0026766A">
        <w:t>3</w:t>
      </w:r>
      <w:r>
        <w:t xml:space="preserve">.  </w:t>
      </w:r>
      <w:r w:rsidR="0026766A">
        <w:t>NAIP aerial imagery used for analysis. A) Imagery from 1994 (scale 1:3,000); B) Imagery from 2019 (scale 1:3,000)</w:t>
      </w:r>
      <w:bookmarkEnd w:id="530"/>
    </w:p>
    <w:p w14:paraId="61CCE9DE" w14:textId="77777777" w:rsidR="0026766A" w:rsidRDefault="0026766A" w:rsidP="00343EE8"/>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67F60470" w14:textId="7FB555AA" w:rsidR="00B51C8A" w:rsidRDefault="006956D5" w:rsidP="008C226F">
      <w:pPr>
        <w:pStyle w:val="002CHAPTERTITLE"/>
      </w:pPr>
      <w:bookmarkStart w:id="531" w:name="_Toc64018363"/>
      <w:r>
        <w:t>Synthesis</w:t>
      </w:r>
      <w:bookmarkEnd w:id="531"/>
    </w:p>
    <w:p w14:paraId="03650F29" w14:textId="67FB083C" w:rsidR="008C226F" w:rsidRDefault="00B77D91" w:rsidP="008C226F">
      <w:pPr>
        <w:pStyle w:val="006BodyText"/>
      </w:pPr>
      <w:r>
        <w:t xml:space="preserve">Data management workflows are imperative to every ecological project. Ecological projects may be prone to mismanaged data and files due to the nature that every effort is different because of their hypothesis, instruments and data collectors. </w:t>
      </w:r>
    </w:p>
    <w:p w14:paraId="7352F6A7" w14:textId="77777777" w:rsidR="006956D5" w:rsidRDefault="006956D5" w:rsidP="006956D5">
      <w:pPr>
        <w:pStyle w:val="006BodyText"/>
        <w:ind w:firstLine="0"/>
      </w:pPr>
    </w:p>
    <w:p w14:paraId="37046F71" w14:textId="3C03F50B" w:rsidR="008C226F" w:rsidRDefault="00DB0D2A" w:rsidP="00B51C8A">
      <w:pPr>
        <w:tabs>
          <w:tab w:val="left" w:pos="360"/>
          <w:tab w:val="left" w:pos="720"/>
          <w:tab w:val="left" w:pos="1620"/>
          <w:tab w:val="right" w:pos="8550"/>
          <w:tab w:val="right" w:leader="dot" w:pos="8640"/>
        </w:tabs>
        <w:spacing w:line="240" w:lineRule="atLeast"/>
      </w:pPr>
      <w:r>
        <w:t>-</w:t>
      </w:r>
      <w:r w:rsidR="008A5668">
        <w:t>improves</w:t>
      </w:r>
      <w:r w:rsidR="006956D5">
        <w:t xml:space="preserve"> </w:t>
      </w:r>
      <w:r w:rsidR="0066673B">
        <w:t>efficiencies</w:t>
      </w:r>
    </w:p>
    <w:p w14:paraId="495BA63F" w14:textId="7EDC78E4" w:rsidR="006956D5" w:rsidRDefault="00DB0D2A" w:rsidP="00B51C8A">
      <w:pPr>
        <w:tabs>
          <w:tab w:val="left" w:pos="360"/>
          <w:tab w:val="left" w:pos="720"/>
          <w:tab w:val="left" w:pos="1620"/>
          <w:tab w:val="right" w:pos="8550"/>
          <w:tab w:val="right" w:leader="dot" w:pos="8640"/>
        </w:tabs>
        <w:spacing w:line="240" w:lineRule="atLeast"/>
      </w:pPr>
      <w:r>
        <w:t>-</w:t>
      </w:r>
      <w:r w:rsidR="0066673B">
        <w:t>reproducibility</w:t>
      </w:r>
    </w:p>
    <w:p w14:paraId="16484D53" w14:textId="6B16B11F" w:rsidR="006956D5" w:rsidRDefault="00DB0D2A" w:rsidP="00B51C8A">
      <w:pPr>
        <w:tabs>
          <w:tab w:val="left" w:pos="360"/>
          <w:tab w:val="left" w:pos="720"/>
          <w:tab w:val="left" w:pos="1620"/>
          <w:tab w:val="right" w:pos="8550"/>
          <w:tab w:val="right" w:leader="dot" w:pos="8640"/>
        </w:tabs>
        <w:spacing w:line="240" w:lineRule="atLeast"/>
      </w:pPr>
      <w:r>
        <w:t>-</w:t>
      </w:r>
      <w:r w:rsidR="0066673B">
        <w:t>transparency</w:t>
      </w:r>
    </w:p>
    <w:p w14:paraId="3C349C70" w14:textId="0732C8AD" w:rsidR="008C226F" w:rsidRDefault="008C226F" w:rsidP="00B51C8A">
      <w:pPr>
        <w:tabs>
          <w:tab w:val="left" w:pos="360"/>
          <w:tab w:val="left" w:pos="720"/>
          <w:tab w:val="left" w:pos="1620"/>
          <w:tab w:val="right" w:pos="8550"/>
          <w:tab w:val="right" w:leader="dot" w:pos="8640"/>
        </w:tabs>
        <w:spacing w:line="240" w:lineRule="atLeast"/>
      </w:pPr>
    </w:p>
    <w:p w14:paraId="42493F68" w14:textId="5A0C3517" w:rsidR="008C226F" w:rsidRDefault="008C226F" w:rsidP="00B51C8A">
      <w:pPr>
        <w:tabs>
          <w:tab w:val="left" w:pos="360"/>
          <w:tab w:val="left" w:pos="720"/>
          <w:tab w:val="left" w:pos="1620"/>
          <w:tab w:val="right" w:pos="8550"/>
          <w:tab w:val="right" w:leader="dot" w:pos="8640"/>
        </w:tabs>
        <w:spacing w:line="240" w:lineRule="atLeast"/>
      </w:pPr>
    </w:p>
    <w:p w14:paraId="215DA28D" w14:textId="777B575D" w:rsidR="008C226F" w:rsidRDefault="008C226F" w:rsidP="00B51C8A">
      <w:pPr>
        <w:tabs>
          <w:tab w:val="left" w:pos="360"/>
          <w:tab w:val="left" w:pos="720"/>
          <w:tab w:val="left" w:pos="1620"/>
          <w:tab w:val="right" w:pos="8550"/>
          <w:tab w:val="right" w:leader="dot" w:pos="8640"/>
        </w:tabs>
        <w:spacing w:line="240" w:lineRule="atLeast"/>
      </w:pPr>
    </w:p>
    <w:p w14:paraId="51D376AE" w14:textId="20A2B398" w:rsidR="008C226F" w:rsidRDefault="008C226F" w:rsidP="00B51C8A">
      <w:pPr>
        <w:tabs>
          <w:tab w:val="left" w:pos="360"/>
          <w:tab w:val="left" w:pos="720"/>
          <w:tab w:val="left" w:pos="1620"/>
          <w:tab w:val="right" w:pos="8550"/>
          <w:tab w:val="right" w:leader="dot" w:pos="8640"/>
        </w:tabs>
        <w:spacing w:line="240" w:lineRule="atLeast"/>
      </w:pPr>
    </w:p>
    <w:p w14:paraId="1CD09541" w14:textId="661698FF" w:rsidR="008C226F" w:rsidRDefault="008C226F" w:rsidP="00B51C8A">
      <w:pPr>
        <w:tabs>
          <w:tab w:val="left" w:pos="360"/>
          <w:tab w:val="left" w:pos="720"/>
          <w:tab w:val="left" w:pos="1620"/>
          <w:tab w:val="right" w:pos="8550"/>
          <w:tab w:val="right" w:leader="dot" w:pos="8640"/>
        </w:tabs>
        <w:spacing w:line="240" w:lineRule="atLeast"/>
      </w:pPr>
    </w:p>
    <w:p w14:paraId="0BF86254" w14:textId="710C0BEF" w:rsidR="008C226F" w:rsidRDefault="008C226F" w:rsidP="00B51C8A">
      <w:pPr>
        <w:tabs>
          <w:tab w:val="left" w:pos="360"/>
          <w:tab w:val="left" w:pos="720"/>
          <w:tab w:val="left" w:pos="1620"/>
          <w:tab w:val="right" w:pos="8550"/>
          <w:tab w:val="right" w:leader="dot" w:pos="8640"/>
        </w:tabs>
        <w:spacing w:line="240" w:lineRule="atLeast"/>
      </w:pPr>
    </w:p>
    <w:p w14:paraId="7632CE9A" w14:textId="62CEAFC1" w:rsidR="008C226F" w:rsidRDefault="008C226F" w:rsidP="00B51C8A">
      <w:pPr>
        <w:tabs>
          <w:tab w:val="left" w:pos="360"/>
          <w:tab w:val="left" w:pos="720"/>
          <w:tab w:val="left" w:pos="1620"/>
          <w:tab w:val="right" w:pos="8550"/>
          <w:tab w:val="right" w:leader="dot" w:pos="8640"/>
        </w:tabs>
        <w:spacing w:line="240" w:lineRule="atLeast"/>
      </w:pPr>
    </w:p>
    <w:p w14:paraId="2E39634B" w14:textId="1309D45A" w:rsidR="008C226F" w:rsidRDefault="008C226F" w:rsidP="00B51C8A">
      <w:pPr>
        <w:tabs>
          <w:tab w:val="left" w:pos="360"/>
          <w:tab w:val="left" w:pos="720"/>
          <w:tab w:val="left" w:pos="1620"/>
          <w:tab w:val="right" w:pos="8550"/>
          <w:tab w:val="right" w:leader="dot" w:pos="8640"/>
        </w:tabs>
        <w:spacing w:line="240" w:lineRule="atLeast"/>
      </w:pPr>
    </w:p>
    <w:p w14:paraId="7B2432D2" w14:textId="5B8AFCCF" w:rsidR="008C226F" w:rsidRDefault="008C226F" w:rsidP="00B51C8A">
      <w:pPr>
        <w:tabs>
          <w:tab w:val="left" w:pos="360"/>
          <w:tab w:val="left" w:pos="720"/>
          <w:tab w:val="left" w:pos="1620"/>
          <w:tab w:val="right" w:pos="8550"/>
          <w:tab w:val="right" w:leader="dot" w:pos="8640"/>
        </w:tabs>
        <w:spacing w:line="240" w:lineRule="atLeast"/>
      </w:pPr>
    </w:p>
    <w:p w14:paraId="7E1175F9" w14:textId="7AE7E079" w:rsidR="008C226F" w:rsidRDefault="008C226F" w:rsidP="00B51C8A">
      <w:pPr>
        <w:tabs>
          <w:tab w:val="left" w:pos="360"/>
          <w:tab w:val="left" w:pos="720"/>
          <w:tab w:val="left" w:pos="1620"/>
          <w:tab w:val="right" w:pos="8550"/>
          <w:tab w:val="right" w:leader="dot" w:pos="8640"/>
        </w:tabs>
        <w:spacing w:line="240" w:lineRule="atLeast"/>
      </w:pPr>
    </w:p>
    <w:p w14:paraId="2C9B6B9C" w14:textId="62845526" w:rsidR="008C226F" w:rsidRDefault="008C226F" w:rsidP="00B51C8A">
      <w:pPr>
        <w:tabs>
          <w:tab w:val="left" w:pos="360"/>
          <w:tab w:val="left" w:pos="720"/>
          <w:tab w:val="left" w:pos="1620"/>
          <w:tab w:val="right" w:pos="8550"/>
          <w:tab w:val="right" w:leader="dot" w:pos="8640"/>
        </w:tabs>
        <w:spacing w:line="240" w:lineRule="atLeast"/>
      </w:pPr>
    </w:p>
    <w:p w14:paraId="09C37796" w14:textId="5D64006D" w:rsidR="008C226F" w:rsidRDefault="008C226F" w:rsidP="00B51C8A">
      <w:pPr>
        <w:tabs>
          <w:tab w:val="left" w:pos="360"/>
          <w:tab w:val="left" w:pos="720"/>
          <w:tab w:val="left" w:pos="1620"/>
          <w:tab w:val="right" w:pos="8550"/>
          <w:tab w:val="right" w:leader="dot" w:pos="8640"/>
        </w:tabs>
        <w:spacing w:line="240" w:lineRule="atLeast"/>
      </w:pPr>
    </w:p>
    <w:p w14:paraId="6071386D" w14:textId="0A884133" w:rsidR="008C226F" w:rsidRDefault="008C226F" w:rsidP="00B51C8A">
      <w:pPr>
        <w:tabs>
          <w:tab w:val="left" w:pos="360"/>
          <w:tab w:val="left" w:pos="720"/>
          <w:tab w:val="left" w:pos="1620"/>
          <w:tab w:val="right" w:pos="8550"/>
          <w:tab w:val="right" w:leader="dot" w:pos="8640"/>
        </w:tabs>
        <w:spacing w:line="240" w:lineRule="atLeast"/>
      </w:pP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57221482" w14:textId="7F7E0268" w:rsidR="008C226F" w:rsidRDefault="008C226F" w:rsidP="00B51C8A">
      <w:pPr>
        <w:tabs>
          <w:tab w:val="left" w:pos="360"/>
          <w:tab w:val="left" w:pos="720"/>
          <w:tab w:val="left" w:pos="1620"/>
          <w:tab w:val="right" w:pos="8550"/>
          <w:tab w:val="right" w:leader="dot" w:pos="8640"/>
        </w:tabs>
        <w:spacing w:line="240" w:lineRule="atLeast"/>
      </w:pPr>
    </w:p>
    <w:p w14:paraId="202F3CE1" w14:textId="6146C7D1" w:rsidR="008C226F" w:rsidRDefault="008C226F" w:rsidP="00B51C8A">
      <w:pPr>
        <w:tabs>
          <w:tab w:val="left" w:pos="360"/>
          <w:tab w:val="left" w:pos="720"/>
          <w:tab w:val="left" w:pos="1620"/>
          <w:tab w:val="right" w:pos="8550"/>
          <w:tab w:val="right" w:leader="dot" w:pos="8640"/>
        </w:tabs>
        <w:spacing w:line="240" w:lineRule="atLeast"/>
      </w:pPr>
    </w:p>
    <w:p w14:paraId="736C7856" w14:textId="2CE6218F" w:rsidR="008C226F" w:rsidRDefault="008C226F" w:rsidP="00B51C8A">
      <w:pPr>
        <w:tabs>
          <w:tab w:val="left" w:pos="360"/>
          <w:tab w:val="left" w:pos="720"/>
          <w:tab w:val="left" w:pos="1620"/>
          <w:tab w:val="right" w:pos="8550"/>
          <w:tab w:val="right" w:leader="dot" w:pos="8640"/>
        </w:tabs>
        <w:spacing w:line="240" w:lineRule="atLeast"/>
      </w:pPr>
    </w:p>
    <w:p w14:paraId="13A2355B" w14:textId="012BD9C8" w:rsidR="008C226F" w:rsidRDefault="008C226F" w:rsidP="00B51C8A">
      <w:pPr>
        <w:tabs>
          <w:tab w:val="left" w:pos="360"/>
          <w:tab w:val="left" w:pos="720"/>
          <w:tab w:val="left" w:pos="1620"/>
          <w:tab w:val="right" w:pos="8550"/>
          <w:tab w:val="right" w:leader="dot" w:pos="8640"/>
        </w:tabs>
        <w:spacing w:line="240" w:lineRule="atLeast"/>
      </w:pPr>
    </w:p>
    <w:p w14:paraId="0A4E6F9A" w14:textId="63963E13" w:rsidR="008C226F" w:rsidRDefault="008C226F" w:rsidP="00B51C8A">
      <w:pPr>
        <w:tabs>
          <w:tab w:val="left" w:pos="360"/>
          <w:tab w:val="left" w:pos="720"/>
          <w:tab w:val="left" w:pos="1620"/>
          <w:tab w:val="right" w:pos="8550"/>
          <w:tab w:val="right" w:leader="dot" w:pos="8640"/>
        </w:tabs>
        <w:spacing w:line="240" w:lineRule="atLeast"/>
      </w:pPr>
    </w:p>
    <w:p w14:paraId="15D85B23" w14:textId="46289461" w:rsidR="008C226F" w:rsidRDefault="008C226F" w:rsidP="00B51C8A">
      <w:pPr>
        <w:tabs>
          <w:tab w:val="left" w:pos="360"/>
          <w:tab w:val="left" w:pos="720"/>
          <w:tab w:val="left" w:pos="1620"/>
          <w:tab w:val="right" w:pos="8550"/>
          <w:tab w:val="right" w:leader="dot" w:pos="8640"/>
        </w:tabs>
        <w:spacing w:line="240" w:lineRule="atLeast"/>
      </w:pPr>
    </w:p>
    <w:p w14:paraId="1DD13A30" w14:textId="404A82B2" w:rsidR="008C226F" w:rsidRDefault="008C226F" w:rsidP="00B51C8A">
      <w:pPr>
        <w:tabs>
          <w:tab w:val="left" w:pos="360"/>
          <w:tab w:val="left" w:pos="720"/>
          <w:tab w:val="left" w:pos="1620"/>
          <w:tab w:val="right" w:pos="8550"/>
          <w:tab w:val="right" w:leader="dot" w:pos="8640"/>
        </w:tabs>
        <w:spacing w:line="240" w:lineRule="atLeast"/>
      </w:pPr>
    </w:p>
    <w:p w14:paraId="0584C920" w14:textId="59C4CD70" w:rsidR="008C226F" w:rsidRDefault="008C226F" w:rsidP="00B51C8A">
      <w:pPr>
        <w:tabs>
          <w:tab w:val="left" w:pos="360"/>
          <w:tab w:val="left" w:pos="720"/>
          <w:tab w:val="left" w:pos="1620"/>
          <w:tab w:val="right" w:pos="8550"/>
          <w:tab w:val="right" w:leader="dot" w:pos="8640"/>
        </w:tabs>
        <w:spacing w:line="240" w:lineRule="atLeast"/>
      </w:pPr>
    </w:p>
    <w:p w14:paraId="6E0A1E72" w14:textId="66C95503" w:rsidR="008C226F" w:rsidRDefault="008C226F" w:rsidP="00B51C8A">
      <w:pPr>
        <w:tabs>
          <w:tab w:val="left" w:pos="360"/>
          <w:tab w:val="left" w:pos="720"/>
          <w:tab w:val="left" w:pos="1620"/>
          <w:tab w:val="right" w:pos="8550"/>
          <w:tab w:val="right" w:leader="dot" w:pos="8640"/>
        </w:tabs>
        <w:spacing w:line="240" w:lineRule="atLeast"/>
      </w:pPr>
    </w:p>
    <w:p w14:paraId="54CF5231" w14:textId="198CB364" w:rsidR="008C226F" w:rsidRDefault="008C226F" w:rsidP="00B51C8A">
      <w:pPr>
        <w:tabs>
          <w:tab w:val="left" w:pos="360"/>
          <w:tab w:val="left" w:pos="720"/>
          <w:tab w:val="left" w:pos="1620"/>
          <w:tab w:val="right" w:pos="8550"/>
          <w:tab w:val="right" w:leader="dot" w:pos="8640"/>
        </w:tabs>
        <w:spacing w:line="240" w:lineRule="atLeast"/>
      </w:pPr>
    </w:p>
    <w:p w14:paraId="45CABE99" w14:textId="10B401A7" w:rsidR="008C226F" w:rsidRDefault="008C226F" w:rsidP="00B51C8A">
      <w:pPr>
        <w:tabs>
          <w:tab w:val="left" w:pos="360"/>
          <w:tab w:val="left" w:pos="720"/>
          <w:tab w:val="left" w:pos="1620"/>
          <w:tab w:val="right" w:pos="8550"/>
          <w:tab w:val="right" w:leader="dot" w:pos="8640"/>
        </w:tabs>
        <w:spacing w:line="240" w:lineRule="atLeast"/>
        <w:rPr>
          <w:ins w:id="532" w:author="Pine, Bill" w:date="2021-02-24T10:28:00Z"/>
        </w:rPr>
      </w:pPr>
    </w:p>
    <w:p w14:paraId="64B0309D" w14:textId="5645D2A7" w:rsidR="00623B76" w:rsidRDefault="00623B76" w:rsidP="00B51C8A">
      <w:pPr>
        <w:tabs>
          <w:tab w:val="left" w:pos="360"/>
          <w:tab w:val="left" w:pos="720"/>
          <w:tab w:val="left" w:pos="1620"/>
          <w:tab w:val="right" w:pos="8550"/>
          <w:tab w:val="right" w:leader="dot" w:pos="8640"/>
        </w:tabs>
        <w:spacing w:line="240" w:lineRule="atLeast"/>
        <w:rPr>
          <w:ins w:id="533" w:author="Pine, Bill" w:date="2021-02-24T10:28:00Z"/>
        </w:rPr>
      </w:pPr>
    </w:p>
    <w:p w14:paraId="4FAF37FE" w14:textId="1003F79F" w:rsidR="00623B76" w:rsidRDefault="00623B76" w:rsidP="00B51C8A">
      <w:pPr>
        <w:tabs>
          <w:tab w:val="left" w:pos="360"/>
          <w:tab w:val="left" w:pos="720"/>
          <w:tab w:val="left" w:pos="1620"/>
          <w:tab w:val="right" w:pos="8550"/>
          <w:tab w:val="right" w:leader="dot" w:pos="8640"/>
        </w:tabs>
        <w:spacing w:line="240" w:lineRule="atLeast"/>
        <w:rPr>
          <w:ins w:id="534" w:author="Pine, Bill" w:date="2021-02-24T10:28:00Z"/>
        </w:rPr>
      </w:pPr>
    </w:p>
    <w:p w14:paraId="033F5B44" w14:textId="309D04A3" w:rsidR="00623B76" w:rsidRDefault="00623B76" w:rsidP="00B51C8A">
      <w:pPr>
        <w:tabs>
          <w:tab w:val="left" w:pos="360"/>
          <w:tab w:val="left" w:pos="720"/>
          <w:tab w:val="left" w:pos="1620"/>
          <w:tab w:val="right" w:pos="8550"/>
          <w:tab w:val="right" w:leader="dot" w:pos="8640"/>
        </w:tabs>
        <w:spacing w:line="240" w:lineRule="atLeast"/>
        <w:rPr>
          <w:ins w:id="535" w:author="Pine, Bill" w:date="2021-02-24T10:28:00Z"/>
        </w:rPr>
      </w:pPr>
    </w:p>
    <w:p w14:paraId="12C7BF41" w14:textId="1400E986" w:rsidR="00623B76" w:rsidRDefault="00623B76" w:rsidP="00B51C8A">
      <w:pPr>
        <w:tabs>
          <w:tab w:val="left" w:pos="360"/>
          <w:tab w:val="left" w:pos="720"/>
          <w:tab w:val="left" w:pos="1620"/>
          <w:tab w:val="right" w:pos="8550"/>
          <w:tab w:val="right" w:leader="dot" w:pos="8640"/>
        </w:tabs>
        <w:spacing w:line="240" w:lineRule="atLeast"/>
        <w:rPr>
          <w:ins w:id="536" w:author="Pine, Bill" w:date="2021-02-24T10:28:00Z"/>
        </w:rPr>
      </w:pPr>
    </w:p>
    <w:p w14:paraId="020B630B" w14:textId="09E35AAA" w:rsidR="00623B76" w:rsidRDefault="00623B76" w:rsidP="00B51C8A">
      <w:pPr>
        <w:tabs>
          <w:tab w:val="left" w:pos="360"/>
          <w:tab w:val="left" w:pos="720"/>
          <w:tab w:val="left" w:pos="1620"/>
          <w:tab w:val="right" w:pos="8550"/>
          <w:tab w:val="right" w:leader="dot" w:pos="8640"/>
        </w:tabs>
        <w:spacing w:line="240" w:lineRule="atLeast"/>
        <w:rPr>
          <w:ins w:id="537" w:author="Pine, Bill" w:date="2021-02-24T10:28:00Z"/>
        </w:rPr>
      </w:pPr>
    </w:p>
    <w:p w14:paraId="7219F20A" w14:textId="68676900" w:rsidR="00623B76" w:rsidRDefault="00623B76" w:rsidP="00B51C8A">
      <w:pPr>
        <w:tabs>
          <w:tab w:val="left" w:pos="360"/>
          <w:tab w:val="left" w:pos="720"/>
          <w:tab w:val="left" w:pos="1620"/>
          <w:tab w:val="right" w:pos="8550"/>
          <w:tab w:val="right" w:leader="dot" w:pos="8640"/>
        </w:tabs>
        <w:spacing w:line="240" w:lineRule="atLeast"/>
        <w:rPr>
          <w:ins w:id="538" w:author="Pine, Bill" w:date="2021-02-24T10:28:00Z"/>
        </w:rPr>
      </w:pPr>
    </w:p>
    <w:p w14:paraId="62340DF9" w14:textId="0208F5A8" w:rsidR="00623B76" w:rsidRDefault="00623B76" w:rsidP="00B51C8A">
      <w:pPr>
        <w:tabs>
          <w:tab w:val="left" w:pos="360"/>
          <w:tab w:val="left" w:pos="720"/>
          <w:tab w:val="left" w:pos="1620"/>
          <w:tab w:val="right" w:pos="8550"/>
          <w:tab w:val="right" w:leader="dot" w:pos="8640"/>
        </w:tabs>
        <w:spacing w:line="240" w:lineRule="atLeast"/>
        <w:rPr>
          <w:ins w:id="539" w:author="Pine, Bill" w:date="2021-02-24T10:28:00Z"/>
        </w:rPr>
      </w:pPr>
    </w:p>
    <w:p w14:paraId="2CC4EC99" w14:textId="19B576C3" w:rsidR="00623B76" w:rsidRDefault="00623B76" w:rsidP="00B51C8A">
      <w:pPr>
        <w:tabs>
          <w:tab w:val="left" w:pos="360"/>
          <w:tab w:val="left" w:pos="720"/>
          <w:tab w:val="left" w:pos="1620"/>
          <w:tab w:val="right" w:pos="8550"/>
          <w:tab w:val="right" w:leader="dot" w:pos="8640"/>
        </w:tabs>
        <w:spacing w:line="240" w:lineRule="atLeast"/>
        <w:rPr>
          <w:ins w:id="540" w:author="Pine, Bill" w:date="2021-02-24T10:28:00Z"/>
        </w:rPr>
      </w:pPr>
    </w:p>
    <w:p w14:paraId="6199E4C3" w14:textId="65DC5D2F" w:rsidR="00623B76" w:rsidRDefault="00623B76" w:rsidP="00B51C8A">
      <w:pPr>
        <w:tabs>
          <w:tab w:val="left" w:pos="360"/>
          <w:tab w:val="left" w:pos="720"/>
          <w:tab w:val="left" w:pos="1620"/>
          <w:tab w:val="right" w:pos="8550"/>
          <w:tab w:val="right" w:leader="dot" w:pos="8640"/>
        </w:tabs>
        <w:spacing w:line="240" w:lineRule="atLeast"/>
        <w:rPr>
          <w:ins w:id="541" w:author="Pine, Bill" w:date="2021-02-24T10:33:00Z"/>
        </w:rPr>
      </w:pPr>
      <w:ins w:id="542" w:author="Pine, Bill" w:date="2021-02-24T10:28:00Z">
        <w:r>
          <w:lastRenderedPageBreak/>
          <w:t>Conclu</w:t>
        </w:r>
      </w:ins>
      <w:ins w:id="543" w:author="Pine, Bill" w:date="2021-02-24T10:29:00Z">
        <w:r>
          <w:t>ding statement</w:t>
        </w:r>
      </w:ins>
      <w:ins w:id="544" w:author="Pine, Bill" w:date="2021-02-24T10:32:00Z">
        <w:r w:rsidR="00C42539">
          <w:t xml:space="preserve"> or is this pa</w:t>
        </w:r>
      </w:ins>
      <w:ins w:id="545" w:author="Pine, Bill" w:date="2021-02-24T10:33:00Z">
        <w:r w:rsidR="00C42539">
          <w:t>rt of your opening or abstract for the whole thesis?</w:t>
        </w:r>
      </w:ins>
    </w:p>
    <w:p w14:paraId="51EFBCD3" w14:textId="77777777" w:rsidR="00C42539" w:rsidRDefault="00C42539" w:rsidP="00B51C8A">
      <w:pPr>
        <w:tabs>
          <w:tab w:val="left" w:pos="360"/>
          <w:tab w:val="left" w:pos="720"/>
          <w:tab w:val="left" w:pos="1620"/>
          <w:tab w:val="right" w:pos="8550"/>
          <w:tab w:val="right" w:leader="dot" w:pos="8640"/>
        </w:tabs>
        <w:spacing w:line="240" w:lineRule="atLeast"/>
        <w:rPr>
          <w:ins w:id="546" w:author="Pine, Bill" w:date="2021-02-24T10:29:00Z"/>
        </w:rPr>
      </w:pPr>
    </w:p>
    <w:p w14:paraId="0C6AA86F" w14:textId="65514F3D" w:rsidR="00623B76" w:rsidRPr="00E527FF" w:rsidRDefault="00623B76" w:rsidP="00623B76">
      <w:pPr>
        <w:pStyle w:val="006BodyText"/>
        <w:rPr>
          <w:ins w:id="547" w:author="Pine, Bill" w:date="2021-02-24T10:29:00Z"/>
        </w:rPr>
      </w:pPr>
      <w:ins w:id="548" w:author="Pine, Bill" w:date="2021-02-24T10:29:00Z">
        <w:r>
          <w:t>The Big Bend region of Florida has certainly experienced big changes in recent decades and observed changes such as loss of named islands including Derrick Key (Vitale et al. 2020), erosion of Deer Island as shown in this study, large scale losses of oyster reefs (Seavey et al.; Moore et al. 2020), and increasing rate of SLR.  Restoration efforts for shoreline habitats are ongoing</w:t>
        </w:r>
      </w:ins>
      <w:ins w:id="549" w:author="Pine, Bill" w:date="2021-02-24T10:32:00Z">
        <w:r w:rsidR="00C42539">
          <w:t xml:space="preserve"> as demonstrated by the Lone Cabbage Reef project</w:t>
        </w:r>
      </w:ins>
      <w:ins w:id="550" w:author="Pine, Bill" w:date="2021-02-24T10:29:00Z">
        <w:r>
          <w:t>, with more</w:t>
        </w:r>
      </w:ins>
      <w:ins w:id="551" w:author="Pine, Bill" w:date="2021-02-24T10:32:00Z">
        <w:r w:rsidR="00C42539">
          <w:t xml:space="preserve"> restoration efforts</w:t>
        </w:r>
      </w:ins>
      <w:ins w:id="552" w:author="Pine, Bill" w:date="2021-02-24T10:29:00Z">
        <w:r>
          <w:t xml:space="preserve"> proposed</w:t>
        </w:r>
      </w:ins>
      <w:ins w:id="553" w:author="Pine, Bill" w:date="2021-02-24T10:32:00Z">
        <w:r w:rsidR="00C42539">
          <w:t xml:space="preserve">.  My thesis demonstrates both how the Big Bend region is changing </w:t>
        </w:r>
      </w:ins>
      <w:ins w:id="554" w:author="Pine, Bill" w:date="2021-02-24T10:33:00Z">
        <w:r w:rsidR="00C42539">
          <w:t xml:space="preserve">(chapter 3) as well as how a data workflow and management system can be used to inform a restoration program to facilitate restoration of a coastal features (chapters 1 and 2).  In this way my hope is that </w:t>
        </w:r>
      </w:ins>
      <w:ins w:id="555" w:author="Pine, Bill" w:date="2021-02-24T10:34:00Z">
        <w:r w:rsidR="00C42539">
          <w:t>future restoration decisions can be informed both by restoration needs such as documenting change in Deer Island, and then effective on-the-ground implementation and evaluation of the restoration through sound data science practices.</w:t>
        </w:r>
      </w:ins>
    </w:p>
    <w:p w14:paraId="7BF54BD2" w14:textId="77777777" w:rsidR="00623B76" w:rsidRDefault="00623B76" w:rsidP="00B51C8A">
      <w:pPr>
        <w:tabs>
          <w:tab w:val="left" w:pos="360"/>
          <w:tab w:val="left" w:pos="720"/>
          <w:tab w:val="left" w:pos="1620"/>
          <w:tab w:val="right" w:pos="8550"/>
          <w:tab w:val="right" w:leader="dot" w:pos="8640"/>
        </w:tabs>
        <w:spacing w:line="240" w:lineRule="atLeast"/>
        <w:rPr>
          <w:ins w:id="556" w:author="Pine, Bill" w:date="2021-02-24T10:28:00Z"/>
        </w:rPr>
      </w:pPr>
    </w:p>
    <w:p w14:paraId="187936E1" w14:textId="77777777" w:rsidR="00623B76" w:rsidRDefault="00623B76" w:rsidP="00B51C8A">
      <w:pPr>
        <w:tabs>
          <w:tab w:val="left" w:pos="360"/>
          <w:tab w:val="left" w:pos="720"/>
          <w:tab w:val="left" w:pos="1620"/>
          <w:tab w:val="right" w:pos="8550"/>
          <w:tab w:val="right" w:leader="dot" w:pos="8640"/>
        </w:tabs>
        <w:spacing w:line="240" w:lineRule="atLeast"/>
      </w:pPr>
    </w:p>
    <w:p w14:paraId="6C77ED40" w14:textId="6D712772" w:rsidR="008C226F" w:rsidRDefault="008C226F" w:rsidP="00B51C8A">
      <w:pPr>
        <w:tabs>
          <w:tab w:val="left" w:pos="360"/>
          <w:tab w:val="left" w:pos="720"/>
          <w:tab w:val="left" w:pos="1620"/>
          <w:tab w:val="right" w:pos="8550"/>
          <w:tab w:val="right" w:leader="dot" w:pos="8640"/>
        </w:tabs>
        <w:spacing w:line="240" w:lineRule="atLeast"/>
      </w:pPr>
    </w:p>
    <w:p w14:paraId="29033FDE" w14:textId="253E368D" w:rsidR="008C226F" w:rsidRDefault="008C226F" w:rsidP="00B51C8A">
      <w:pPr>
        <w:tabs>
          <w:tab w:val="left" w:pos="360"/>
          <w:tab w:val="left" w:pos="720"/>
          <w:tab w:val="left" w:pos="1620"/>
          <w:tab w:val="right" w:pos="8550"/>
          <w:tab w:val="right" w:leader="dot" w:pos="8640"/>
        </w:tabs>
        <w:spacing w:line="240" w:lineRule="atLeast"/>
      </w:pPr>
    </w:p>
    <w:p w14:paraId="5EBF8847" w14:textId="64E98B91" w:rsidR="008C226F" w:rsidRDefault="008C226F" w:rsidP="00B51C8A">
      <w:pPr>
        <w:tabs>
          <w:tab w:val="left" w:pos="360"/>
          <w:tab w:val="left" w:pos="720"/>
          <w:tab w:val="left" w:pos="1620"/>
          <w:tab w:val="right" w:pos="8550"/>
          <w:tab w:val="right" w:leader="dot" w:pos="8640"/>
        </w:tabs>
        <w:spacing w:line="240" w:lineRule="atLeast"/>
      </w:pPr>
    </w:p>
    <w:p w14:paraId="6E9C21F9" w14:textId="30D01442" w:rsidR="008C226F" w:rsidRDefault="008C226F" w:rsidP="00B51C8A">
      <w:pPr>
        <w:tabs>
          <w:tab w:val="left" w:pos="360"/>
          <w:tab w:val="left" w:pos="720"/>
          <w:tab w:val="left" w:pos="1620"/>
          <w:tab w:val="right" w:pos="8550"/>
          <w:tab w:val="right" w:leader="dot" w:pos="8640"/>
        </w:tabs>
        <w:spacing w:line="240" w:lineRule="atLeast"/>
      </w:pPr>
    </w:p>
    <w:p w14:paraId="39A60171" w14:textId="629BFBAB" w:rsidR="008C226F" w:rsidRDefault="008C226F" w:rsidP="00B51C8A">
      <w:pPr>
        <w:tabs>
          <w:tab w:val="left" w:pos="360"/>
          <w:tab w:val="left" w:pos="720"/>
          <w:tab w:val="left" w:pos="1620"/>
          <w:tab w:val="right" w:pos="8550"/>
          <w:tab w:val="right" w:leader="dot" w:pos="8640"/>
        </w:tabs>
        <w:spacing w:line="240" w:lineRule="atLeast"/>
      </w:pPr>
    </w:p>
    <w:p w14:paraId="1512AC8F" w14:textId="3C9BC223" w:rsidR="008C226F" w:rsidRDefault="008C226F" w:rsidP="00B51C8A">
      <w:pPr>
        <w:tabs>
          <w:tab w:val="left" w:pos="360"/>
          <w:tab w:val="left" w:pos="720"/>
          <w:tab w:val="left" w:pos="1620"/>
          <w:tab w:val="right" w:pos="8550"/>
          <w:tab w:val="right" w:leader="dot" w:pos="8640"/>
        </w:tabs>
        <w:spacing w:line="240" w:lineRule="atLeast"/>
      </w:pPr>
    </w:p>
    <w:p w14:paraId="3E739B3F" w14:textId="4A8C5FF8" w:rsidR="008C226F" w:rsidRDefault="008C226F" w:rsidP="00B51C8A">
      <w:pPr>
        <w:tabs>
          <w:tab w:val="left" w:pos="360"/>
          <w:tab w:val="left" w:pos="720"/>
          <w:tab w:val="left" w:pos="1620"/>
          <w:tab w:val="right" w:pos="8550"/>
          <w:tab w:val="right" w:leader="dot" w:pos="8640"/>
        </w:tabs>
        <w:spacing w:line="240" w:lineRule="atLeast"/>
      </w:pPr>
    </w:p>
    <w:p w14:paraId="064A8D4E" w14:textId="326037A7"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557" w:name="_Toc64018364"/>
      <w:r w:rsidRPr="004A1924">
        <w:rPr>
          <w:rFonts w:cs="Arial"/>
        </w:rPr>
        <w:t>LIST OF REFERENCES</w:t>
      </w:r>
      <w:bookmarkEnd w:id="557"/>
    </w:p>
    <w:p w14:paraId="6D2BEDA4" w14:textId="731BDBA2" w:rsidR="00165E36" w:rsidRPr="00165E36" w:rsidRDefault="00165E36" w:rsidP="00165E36">
      <w:pPr>
        <w:pStyle w:val="017ReferenceBlock"/>
      </w:pPr>
      <w:r w:rsidRPr="00165E36">
        <w:t xml:space="preserve">“A Deer Island A Sportsman's Paradise.” </w:t>
      </w:r>
      <w:hyperlink r:id="rId60"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61"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62"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6C134A9B" w:rsidR="001800DD" w:rsidRPr="00DB3AC7" w:rsidRDefault="001800DD" w:rsidP="00DB3AC7">
      <w:pPr>
        <w:pStyle w:val="017ReferenceBlock"/>
      </w:pPr>
      <w:proofErr w:type="spellStart"/>
      <w:r w:rsidRPr="00DB3AC7">
        <w:t>Desantis</w:t>
      </w:r>
      <w:proofErr w:type="spellEnd"/>
      <w:r w:rsidRPr="00DB3AC7">
        <w:t xml:space="preserve">, L. R. G., </w:t>
      </w:r>
      <w:proofErr w:type="spellStart"/>
      <w:r w:rsidRPr="00DB3AC7">
        <w:t>Bhotika</w:t>
      </w:r>
      <w:proofErr w:type="spellEnd"/>
      <w:r w:rsidRPr="00DB3AC7">
        <w:t xml:space="preserve">, S., Williams, K., &amp; Putz, F. E. (2007). Sea-level rise and drought interactions accelerate forest decline on the Gulf Coast of Florida, USA. Global Change Biology, 13(11), 2349–2360. </w:t>
      </w:r>
      <w:hyperlink r:id="rId63"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64"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65"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7ABE81"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 xml:space="preserve">Hine, A. C., Belknap, D. F., Hutton, J. G., </w:t>
      </w:r>
      <w:proofErr w:type="spellStart"/>
      <w:r w:rsidRPr="00512D69">
        <w:rPr>
          <w:rFonts w:eastAsia="Times New Roman" w:cs="Times New Roman"/>
        </w:rPr>
        <w:t>Osking</w:t>
      </w:r>
      <w:proofErr w:type="spellEnd"/>
      <w:r w:rsidRPr="00512D69">
        <w:rPr>
          <w:rFonts w:eastAsia="Times New Roman" w:cs="Times New Roman"/>
        </w:rPr>
        <w:t>,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14875AFF" w:rsidR="001800DD" w:rsidRDefault="001800DD" w:rsidP="001800DD">
      <w:pPr>
        <w:pStyle w:val="017ReferenceBlock"/>
        <w:rPr>
          <w:rFonts w:eastAsia="Times New Roman" w:cs="Times New Roman"/>
        </w:rPr>
      </w:pPr>
      <w:r w:rsidRPr="001800DD">
        <w:rPr>
          <w:rFonts w:eastAsia="Times New Roman" w:cs="Times New Roman"/>
        </w:rPr>
        <w:t xml:space="preserve">Houston, J. R. (2015). Shoreline Response to Sea-Level Rise on the Southwest Coast of Florida. Journal of Coastal Research, 314, 777–789. </w:t>
      </w:r>
      <w:hyperlink r:id="rId66" w:history="1">
        <w:r w:rsidR="00327FD8" w:rsidRPr="0051578A">
          <w:rPr>
            <w:rStyle w:val="Hyperlink"/>
            <w:rFonts w:eastAsia="Times New Roman" w:cs="Times New Roman"/>
          </w:rPr>
          <w:t>https://doi.org/10.2112/jcoastres-d-14-00161.1</w:t>
        </w:r>
      </w:hyperlink>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 xml:space="preserve">Jackson, N. L., Nordstrom, K. F., Eliot, I., &amp; </w:t>
      </w:r>
      <w:proofErr w:type="spellStart"/>
      <w:r w:rsidRPr="00327FD8">
        <w:rPr>
          <w:rFonts w:eastAsia="Times New Roman" w:cs="Times New Roman"/>
        </w:rPr>
        <w:t>Masselink</w:t>
      </w:r>
      <w:proofErr w:type="spellEnd"/>
      <w:r w:rsidRPr="00327FD8">
        <w:rPr>
          <w:rFonts w:eastAsia="Times New Roman" w:cs="Times New Roman"/>
        </w:rPr>
        <w:t xml:space="preserve">, G. (2002). ‘Low </w:t>
      </w:r>
      <w:proofErr w:type="spellStart"/>
      <w:r w:rsidRPr="00327FD8">
        <w:rPr>
          <w:rFonts w:eastAsia="Times New Roman" w:cs="Times New Roman"/>
        </w:rPr>
        <w:t>energy’sandy</w:t>
      </w:r>
      <w:proofErr w:type="spellEnd"/>
      <w:r w:rsidRPr="00327FD8">
        <w:rPr>
          <w:rFonts w:eastAsia="Times New Roman" w:cs="Times New Roman"/>
        </w:rPr>
        <w:t xml:space="preserve"> beaches in marine and estuarine environments: a review. Geomorphology, 48(1-3), 147-162.</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lastRenderedPageBreak/>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7"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8"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9"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70"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C5524F">
        <w:rPr>
          <w:rFonts w:eastAsia="Times New Roman" w:cs="Times New Roman"/>
          <w:i/>
          <w:iCs/>
        </w:rPr>
        <w:t>Haematopus</w:t>
      </w:r>
      <w:proofErr w:type="spellEnd"/>
      <w:r w:rsidR="00DE4313" w:rsidRPr="00C5524F">
        <w:rPr>
          <w:rFonts w:eastAsia="Times New Roman" w:cs="Times New Roman"/>
          <w:i/>
          <w:iCs/>
        </w:rPr>
        <w:t xml:space="preserve"> </w:t>
      </w:r>
      <w:proofErr w:type="spellStart"/>
      <w:r w:rsidR="00DE4313" w:rsidRPr="00C5524F">
        <w:rPr>
          <w:rFonts w:eastAsia="Times New Roman" w:cs="Times New Roman"/>
          <w:i/>
          <w:iCs/>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71"/>
          <w:footerReference w:type="default" r:id="rId72"/>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558" w:name="_Toc64018365"/>
      <w:r w:rsidRPr="004A1924">
        <w:rPr>
          <w:rFonts w:cs="Arial"/>
        </w:rPr>
        <w:lastRenderedPageBreak/>
        <w:t>BIOGRAPHICAL SKETCH</w:t>
      </w:r>
      <w:bookmarkEnd w:id="558"/>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73"/>
      <w:footerReference w:type="default" r:id="rId74"/>
      <w:footerReference w:type="first" r:id="rId75"/>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Bill Pine" w:date="2021-02-16T10:18:00Z" w:initials="BP">
    <w:p w14:paraId="2D9EFC0A" w14:textId="0A793294" w:rsidR="00010D61" w:rsidRDefault="00010D61">
      <w:pPr>
        <w:pStyle w:val="CommentText"/>
      </w:pPr>
      <w:r>
        <w:rPr>
          <w:rStyle w:val="CommentReference"/>
        </w:rPr>
        <w:annotationRef/>
      </w:r>
      <w:r>
        <w:t>Is the grad school going to allow “we”? Usually the thesis is written first person so “I have customized…”</w:t>
      </w:r>
    </w:p>
  </w:comment>
  <w:comment w:id="162" w:author="Bill Pine" w:date="2021-02-17T10:30:00Z" w:initials="BP">
    <w:p w14:paraId="577C4F41" w14:textId="6B2E6D46" w:rsidR="00010D61" w:rsidRDefault="00010D61">
      <w:pPr>
        <w:pStyle w:val="CommentText"/>
      </w:pPr>
      <w:r>
        <w:rPr>
          <w:rStyle w:val="CommentReference"/>
        </w:rPr>
        <w:annotationRef/>
      </w:r>
      <w:r>
        <w:t>This isn’t exactly what you would put in figure caption, but is the point you want to make elsewhere in the text when referencing this figure the first time.</w:t>
      </w:r>
    </w:p>
  </w:comment>
  <w:comment w:id="173" w:author="Bill Pine" w:date="2021-02-17T10:32:00Z" w:initials="BP">
    <w:p w14:paraId="49F453D8" w14:textId="327F64E4" w:rsidR="00010D61" w:rsidRDefault="00010D61">
      <w:pPr>
        <w:pStyle w:val="CommentText"/>
      </w:pPr>
      <w:r>
        <w:rPr>
          <w:rStyle w:val="CommentReference"/>
        </w:rPr>
        <w:annotationRef/>
      </w:r>
      <w:r>
        <w:t>Revise this figure caption as I’m not sure what you are trying to explain, particularly for point B</w:t>
      </w:r>
    </w:p>
  </w:comment>
  <w:comment w:id="176" w:author="Bill Pine" w:date="2021-02-17T10:31:00Z" w:initials="BP">
    <w:p w14:paraId="04B98D69" w14:textId="701D70BF" w:rsidR="00010D61" w:rsidRDefault="00010D61">
      <w:pPr>
        <w:pStyle w:val="CommentText"/>
      </w:pPr>
      <w:r>
        <w:rPr>
          <w:rStyle w:val="CommentReference"/>
        </w:rPr>
        <w:annotationRef/>
      </w:r>
      <w:r>
        <w:t>I don’t think this is accurate. There was not a UF sampling effort for oysters in 2001 that I am aware of. I think this is an old FWC shapefile?</w:t>
      </w:r>
    </w:p>
  </w:comment>
  <w:comment w:id="264" w:author="Bill Pine" w:date="2021-02-17T11:16:00Z" w:initials="BP">
    <w:p w14:paraId="63549530" w14:textId="3AE6C29E" w:rsidR="00010D61" w:rsidRDefault="00010D61">
      <w:pPr>
        <w:pStyle w:val="CommentText"/>
      </w:pPr>
      <w:r>
        <w:rPr>
          <w:rStyle w:val="CommentReference"/>
        </w:rPr>
        <w:annotationRef/>
      </w:r>
      <w:r>
        <w:t>Just trying to provide some background context here.</w:t>
      </w:r>
    </w:p>
  </w:comment>
  <w:comment w:id="357" w:author="Bill Pine" w:date="2021-02-18T16:40:00Z" w:initials="BP">
    <w:p w14:paraId="08161F0C" w14:textId="763C3BFC" w:rsidR="00010D61" w:rsidRDefault="00010D61">
      <w:pPr>
        <w:pStyle w:val="CommentText"/>
      </w:pPr>
      <w:r>
        <w:rPr>
          <w:rStyle w:val="CommentReference"/>
        </w:rPr>
        <w:annotationRef/>
      </w:r>
      <w:r>
        <w:t>I think this paragraph can be deleted.</w:t>
      </w:r>
    </w:p>
  </w:comment>
  <w:comment w:id="369" w:author="Bill Pine [2]" w:date="2021-02-23T07:45:00Z" w:initials="PB">
    <w:p w14:paraId="2A52F9E0" w14:textId="087F86EE" w:rsidR="00010D61" w:rsidRDefault="00010D61">
      <w:pPr>
        <w:pStyle w:val="CommentText"/>
      </w:pPr>
      <w:r>
        <w:rPr>
          <w:rStyle w:val="CommentReference"/>
        </w:rPr>
        <w:annotationRef/>
      </w:r>
      <w:r>
        <w:t>This will need to be re-written as in the typical style of a manuscript – Intro, Methods, Results, Discussion</w:t>
      </w:r>
    </w:p>
  </w:comment>
  <w:comment w:id="372" w:author="Bill Pine [2]" w:date="2021-02-23T07:49:00Z" w:initials="PB">
    <w:p w14:paraId="7B331A07" w14:textId="0CC9C0D4" w:rsidR="00010D61" w:rsidRDefault="00010D61">
      <w:pPr>
        <w:pStyle w:val="CommentText"/>
      </w:pPr>
      <w:r>
        <w:t xml:space="preserve">When defining an acronym, </w:t>
      </w:r>
      <w:r>
        <w:rPr>
          <w:rStyle w:val="CommentReference"/>
        </w:rPr>
        <w:annotationRef/>
      </w:r>
      <w:r>
        <w:t xml:space="preserve">you always write the words first, then include the acronym. </w:t>
      </w:r>
    </w:p>
  </w:comment>
  <w:comment w:id="373" w:author="Bill Pine [2]" w:date="2021-02-23T07:52:00Z" w:initials="PB">
    <w:p w14:paraId="1040E206" w14:textId="79BAE0F1" w:rsidR="00010D61" w:rsidRDefault="00010D61">
      <w:pPr>
        <w:pStyle w:val="CommentText"/>
      </w:pPr>
      <w:r>
        <w:rPr>
          <w:rStyle w:val="CommentReference"/>
        </w:rPr>
        <w:annotationRef/>
      </w:r>
      <w:r>
        <w:t>This is hard to believe. Over this time period most of the coastline along the Florida Gulf of Mexico coast would have been developed, so the shoreline would have changed dramatically.  I think you should go back and check this.</w:t>
      </w:r>
    </w:p>
  </w:comment>
  <w:comment w:id="378" w:author="Bill Pine [2]" w:date="2021-02-23T08:15:00Z" w:initials="PB">
    <w:p w14:paraId="72090799" w14:textId="77777777" w:rsidR="00010D61" w:rsidRDefault="00010D61">
      <w:pPr>
        <w:pStyle w:val="CommentText"/>
      </w:pPr>
      <w:r>
        <w:rPr>
          <w:rStyle w:val="CommentReference"/>
        </w:rPr>
        <w:annotationRef/>
      </w:r>
      <w:r>
        <w:t>Here is an example paper for a natural area</w:t>
      </w:r>
    </w:p>
    <w:p w14:paraId="36714252" w14:textId="77777777" w:rsidR="00010D61" w:rsidRDefault="00010D61">
      <w:pPr>
        <w:pStyle w:val="CommentText"/>
      </w:pPr>
    </w:p>
    <w:p w14:paraId="08D8659F" w14:textId="405E9640" w:rsidR="00010D61" w:rsidRDefault="00010D61">
      <w:pPr>
        <w:pStyle w:val="CommentText"/>
      </w:pPr>
      <w:r>
        <w:rPr>
          <w:rFonts w:cs="Arial"/>
          <w:color w:val="222222"/>
          <w:shd w:val="clear" w:color="auto" w:fill="FFFFFF"/>
        </w:rPr>
        <w:t xml:space="preserve">Williams, K., </w:t>
      </w:r>
      <w:proofErr w:type="spellStart"/>
      <w:r>
        <w:rPr>
          <w:rFonts w:cs="Arial"/>
          <w:color w:val="222222"/>
          <w:shd w:val="clear" w:color="auto" w:fill="FFFFFF"/>
        </w:rPr>
        <w:t>Ewel</w:t>
      </w:r>
      <w:proofErr w:type="spellEnd"/>
      <w:r>
        <w:rPr>
          <w:rFonts w:cs="Arial"/>
          <w:color w:val="222222"/>
          <w:shd w:val="clear" w:color="auto" w:fill="FFFFFF"/>
        </w:rPr>
        <w:t>, K.C., Stumpf, R.P., Putz, F.E. and Workman, T.W., 1999. Sea</w:t>
      </w:r>
      <w:r>
        <w:rPr>
          <w:rFonts w:ascii="Cambria Math" w:hAnsi="Cambria Math" w:cs="Cambria Math"/>
          <w:color w:val="222222"/>
          <w:shd w:val="clear" w:color="auto" w:fill="FFFFFF"/>
        </w:rPr>
        <w:t>‐</w:t>
      </w:r>
      <w:r>
        <w:rPr>
          <w:rFonts w:cs="Arial"/>
          <w:color w:val="222222"/>
          <w:shd w:val="clear" w:color="auto" w:fill="FFFFFF"/>
        </w:rPr>
        <w:t>level rise and coastal forest retreat on the west coast of Florida, USA. </w:t>
      </w:r>
      <w:r>
        <w:rPr>
          <w:rFonts w:cs="Arial"/>
          <w:i/>
          <w:iCs/>
          <w:color w:val="222222"/>
          <w:shd w:val="clear" w:color="auto" w:fill="FFFFFF"/>
        </w:rPr>
        <w:t>Ecology</w:t>
      </w:r>
      <w:r>
        <w:rPr>
          <w:rFonts w:cs="Arial"/>
          <w:color w:val="222222"/>
          <w:shd w:val="clear" w:color="auto" w:fill="FFFFFF"/>
        </w:rPr>
        <w:t>, </w:t>
      </w:r>
      <w:r>
        <w:rPr>
          <w:rFonts w:cs="Arial"/>
          <w:i/>
          <w:iCs/>
          <w:color w:val="222222"/>
          <w:shd w:val="clear" w:color="auto" w:fill="FFFFFF"/>
        </w:rPr>
        <w:t>80</w:t>
      </w:r>
      <w:r>
        <w:rPr>
          <w:rFonts w:cs="Arial"/>
          <w:color w:val="222222"/>
          <w:shd w:val="clear" w:color="auto" w:fill="FFFFFF"/>
        </w:rPr>
        <w:t>(6), pp.2045-2063.</w:t>
      </w:r>
    </w:p>
  </w:comment>
  <w:comment w:id="385" w:author="Bill Pine [2]" w:date="2021-02-23T08:22:00Z" w:initials="PB">
    <w:p w14:paraId="6C7B3D3D" w14:textId="634DE161" w:rsidR="00010D61" w:rsidRDefault="00010D61">
      <w:pPr>
        <w:pStyle w:val="CommentText"/>
      </w:pPr>
      <w:r>
        <w:rPr>
          <w:rStyle w:val="CommentReference"/>
        </w:rPr>
        <w:annotationRef/>
      </w:r>
      <w:r>
        <w:t xml:space="preserve">I’m trying to understand your point here and worked to revise to make this </w:t>
      </w:r>
      <w:proofErr w:type="gramStart"/>
      <w:r>
        <w:t>more clear</w:t>
      </w:r>
      <w:proofErr w:type="gramEnd"/>
      <w:r>
        <w:t>, at least partially.  So you are saying the environment is really variable and a hard place to live. Which is likely true, but can be demonstrated if you reference how organisms have adapted to live in this environment.  I’m not sure, but you could maybe think about burrowing or specific types of feeding strategies birds have.  Would need some references.</w:t>
      </w:r>
    </w:p>
  </w:comment>
  <w:comment w:id="386" w:author="Bill Pine [2]" w:date="2021-02-23T08:24:00Z" w:initials="PB">
    <w:p w14:paraId="0509164D" w14:textId="785FB6CE" w:rsidR="00010D61" w:rsidRDefault="00010D61">
      <w:pPr>
        <w:pStyle w:val="CommentText"/>
      </w:pPr>
      <w:r>
        <w:rPr>
          <w:rStyle w:val="CommentReference"/>
        </w:rPr>
        <w:annotationRef/>
      </w:r>
      <w:r>
        <w:t xml:space="preserve">Is the word accretion needed here?  You are using both the word accumulate and accretion, how is accretion defined?  </w:t>
      </w:r>
    </w:p>
  </w:comment>
  <w:comment w:id="388" w:author="Bill Pine [2]" w:date="2021-02-23T08:14:00Z" w:initials="PB">
    <w:p w14:paraId="63EFF5AF" w14:textId="77777777" w:rsidR="00010D61" w:rsidRDefault="00010D61">
      <w:pPr>
        <w:pStyle w:val="CommentText"/>
      </w:pPr>
      <w:r>
        <w:rPr>
          <w:rStyle w:val="CommentReference"/>
        </w:rPr>
        <w:annotationRef/>
      </w:r>
      <w:r>
        <w:t>You should take a look at this paper and others by Albert Hine for this region. We have frequently referenced his work in earlier papers and I think they are highly relevant</w:t>
      </w:r>
    </w:p>
    <w:p w14:paraId="33FDC36A" w14:textId="77777777" w:rsidR="00010D61" w:rsidRDefault="00010D61">
      <w:pPr>
        <w:pStyle w:val="CommentText"/>
      </w:pPr>
    </w:p>
    <w:p w14:paraId="4D19C381" w14:textId="345054F7" w:rsidR="00010D61" w:rsidRDefault="00010D61">
      <w:pPr>
        <w:pStyle w:val="CommentText"/>
      </w:pPr>
      <w:r w:rsidRPr="00321943">
        <w:t>https://pubs.geoscienceworld.org/geology/article-lookup/23/8/679</w:t>
      </w:r>
    </w:p>
  </w:comment>
  <w:comment w:id="397" w:author="Bill Pine [2]" w:date="2021-02-23T08:47:00Z" w:initials="PB">
    <w:p w14:paraId="74F0662D" w14:textId="7547B015" w:rsidR="00010D61" w:rsidRDefault="00010D61">
      <w:pPr>
        <w:pStyle w:val="CommentText"/>
      </w:pPr>
      <w:r>
        <w:rPr>
          <w:rStyle w:val="CommentReference"/>
        </w:rPr>
        <w:annotationRef/>
      </w:r>
      <w:r>
        <w:t>as measured how? By length?  By discharge?</w:t>
      </w:r>
    </w:p>
  </w:comment>
  <w:comment w:id="398" w:author="Bill Pine [2]" w:date="2021-02-23T08:48:00Z" w:initials="PB">
    <w:p w14:paraId="7E34FA4F" w14:textId="520F533C" w:rsidR="00010D61" w:rsidRDefault="00010D61">
      <w:pPr>
        <w:pStyle w:val="CommentText"/>
      </w:pPr>
      <w:r>
        <w:rPr>
          <w:rStyle w:val="CommentReference"/>
        </w:rPr>
        <w:annotationRef/>
      </w:r>
      <w:r>
        <w:t xml:space="preserve">I don’t really understand this sentence. As written, you say this area is both sediment started and a source of “great significant sedimentology”.  So which is it?  Do you mean the shorelines are sediment started but that  the Suwannee River delta provides a source of ancient fluvial sand that can be transported into the marshes?  </w:t>
      </w:r>
    </w:p>
  </w:comment>
  <w:comment w:id="399" w:author="Bill Pine [2]" w:date="2021-02-23T09:02:00Z" w:initials="PB">
    <w:p w14:paraId="5A6645BA" w14:textId="77777777" w:rsidR="00010D61" w:rsidRDefault="00010D61" w:rsidP="003A257A">
      <w:pPr>
        <w:pStyle w:val="CommentText"/>
      </w:pPr>
      <w:r>
        <w:rPr>
          <w:rStyle w:val="CommentReference"/>
        </w:rPr>
        <w:annotationRef/>
      </w:r>
      <w:r>
        <w:rPr>
          <w:rFonts w:cs="Arial"/>
          <w:color w:val="222222"/>
          <w:shd w:val="clear" w:color="auto" w:fill="FFFFFF"/>
        </w:rPr>
        <w:t>Brush, J.M., Schwarzer, A.C. and Frederick, P.C., 2017. Importance and function of foraging and roost habitat for wintering American Oystercatchers. </w:t>
      </w:r>
      <w:r>
        <w:rPr>
          <w:rFonts w:cs="Arial"/>
          <w:i/>
          <w:iCs/>
          <w:color w:val="222222"/>
          <w:shd w:val="clear" w:color="auto" w:fill="FFFFFF"/>
        </w:rPr>
        <w:t>Estuaries and Coasts</w:t>
      </w:r>
      <w:r>
        <w:rPr>
          <w:rFonts w:cs="Arial"/>
          <w:color w:val="222222"/>
          <w:shd w:val="clear" w:color="auto" w:fill="FFFFFF"/>
        </w:rPr>
        <w:t>, </w:t>
      </w:r>
      <w:r>
        <w:rPr>
          <w:rFonts w:cs="Arial"/>
          <w:i/>
          <w:iCs/>
          <w:color w:val="222222"/>
          <w:shd w:val="clear" w:color="auto" w:fill="FFFFFF"/>
        </w:rPr>
        <w:t>40</w:t>
      </w:r>
      <w:r>
        <w:rPr>
          <w:rFonts w:cs="Arial"/>
          <w:color w:val="222222"/>
          <w:shd w:val="clear" w:color="auto" w:fill="FFFFFF"/>
        </w:rPr>
        <w:t>(1), pp.286-295.</w:t>
      </w:r>
    </w:p>
  </w:comment>
  <w:comment w:id="401" w:author="Bill Pine [2]" w:date="2021-02-23T09:07:00Z" w:initials="PB">
    <w:p w14:paraId="208DDF17" w14:textId="77777777" w:rsidR="00010D61" w:rsidRDefault="00010D61" w:rsidP="003A257A">
      <w:pPr>
        <w:pStyle w:val="CommentText"/>
      </w:pPr>
      <w:r>
        <w:rPr>
          <w:rStyle w:val="CommentReference"/>
        </w:rPr>
        <w:annotationRef/>
      </w:r>
      <w:r>
        <w:t xml:space="preserve">I think this paragraph can </w:t>
      </w:r>
      <w:proofErr w:type="gramStart"/>
      <w:r>
        <w:t>be deleted</w:t>
      </w:r>
      <w:proofErr w:type="gramEnd"/>
      <w:r>
        <w:t>.</w:t>
      </w:r>
    </w:p>
  </w:comment>
  <w:comment w:id="413" w:author="Bill Pine [2]" w:date="2021-02-23T09:03:00Z" w:initials="PB">
    <w:p w14:paraId="7DB44C1E" w14:textId="77777777" w:rsidR="00010D61" w:rsidRDefault="00010D61" w:rsidP="003A257A">
      <w:pPr>
        <w:pStyle w:val="CommentText"/>
      </w:pPr>
      <w:r>
        <w:rPr>
          <w:rStyle w:val="CommentReference"/>
        </w:rPr>
        <w:annotationRef/>
      </w:r>
      <w:r>
        <w:t>Really?  This is surprising.</w:t>
      </w:r>
    </w:p>
  </w:comment>
  <w:comment w:id="416" w:author="Bill Pine [2]" w:date="2021-02-23T09:13:00Z" w:initials="PB">
    <w:p w14:paraId="08D92824" w14:textId="77777777" w:rsidR="00010D61" w:rsidRDefault="00010D61" w:rsidP="003A257A">
      <w:pPr>
        <w:pStyle w:val="CommentText"/>
      </w:pPr>
      <w:r>
        <w:rPr>
          <w:rStyle w:val="CommentReference"/>
        </w:rPr>
        <w:annotationRef/>
      </w:r>
      <w:r>
        <w:t>What about Eta and Hermine? Both were recent direct hits to Cedar Key which caused massive flooding and you don’t mention either?  But you do mention hurricanes that pass hundreds of miles to the south?</w:t>
      </w:r>
    </w:p>
  </w:comment>
  <w:comment w:id="417" w:author="Bill Pine [2]" w:date="2021-02-23T09:45:00Z" w:initials="PB">
    <w:p w14:paraId="57F3F175" w14:textId="41F148B9" w:rsidR="00010D61" w:rsidRDefault="00010D61">
      <w:pPr>
        <w:pStyle w:val="CommentText"/>
      </w:pPr>
      <w:r>
        <w:rPr>
          <w:rStyle w:val="CommentReference"/>
        </w:rPr>
        <w:annotationRef/>
      </w:r>
      <w:r>
        <w:t>I’m not exactly sure where this paragraph should go. I moved it to this location to help “narrow the scope” of your study area from Suwannee Sound to a more focused location.</w:t>
      </w:r>
    </w:p>
  </w:comment>
  <w:comment w:id="419" w:author="Bill Pine [2]" w:date="2021-02-23T09:42:00Z" w:initials="PB">
    <w:p w14:paraId="46771B1D" w14:textId="132CEDC4" w:rsidR="00010D61" w:rsidRDefault="00010D61">
      <w:pPr>
        <w:pStyle w:val="CommentText"/>
      </w:pPr>
      <w:r>
        <w:rPr>
          <w:rStyle w:val="CommentReference"/>
        </w:rPr>
        <w:annotationRef/>
      </w:r>
      <w:r>
        <w:t>These square numbers need to be formatted correctly.</w:t>
      </w:r>
    </w:p>
  </w:comment>
  <w:comment w:id="418" w:author="Bill Pine [2]" w:date="2021-02-23T09:43:00Z" w:initials="PB">
    <w:p w14:paraId="3DAA46F4" w14:textId="6A19F467" w:rsidR="00010D61" w:rsidRDefault="00010D61">
      <w:pPr>
        <w:pStyle w:val="CommentText"/>
      </w:pPr>
      <w:r>
        <w:rPr>
          <w:rStyle w:val="CommentReference"/>
        </w:rPr>
        <w:annotationRef/>
      </w:r>
      <w:r>
        <w:t>How is this known? References? Did you do this calculation?</w:t>
      </w:r>
    </w:p>
  </w:comment>
  <w:comment w:id="421" w:author="Bill Pine [2]" w:date="2021-02-23T09:43:00Z" w:initials="PB">
    <w:p w14:paraId="2BD461D9" w14:textId="24E7B44C" w:rsidR="00010D61" w:rsidRDefault="00010D61">
      <w:pPr>
        <w:pStyle w:val="CommentText"/>
      </w:pPr>
      <w:r>
        <w:rPr>
          <w:rStyle w:val="CommentReference"/>
        </w:rPr>
        <w:annotationRef/>
      </w:r>
      <w:r>
        <w:t>I don’t understand this reference?</w:t>
      </w:r>
    </w:p>
  </w:comment>
  <w:comment w:id="427" w:author="Bill Pine [2]" w:date="2021-02-23T09:25:00Z" w:initials="PB">
    <w:p w14:paraId="42AE8F4B" w14:textId="7188FF70" w:rsidR="00010D61" w:rsidRDefault="00010D61">
      <w:pPr>
        <w:pStyle w:val="CommentText"/>
      </w:pPr>
      <w:r>
        <w:rPr>
          <w:rStyle w:val="CommentReference"/>
        </w:rPr>
        <w:annotationRef/>
      </w:r>
      <w:r>
        <w:t xml:space="preserve">This does not make sense. Just define the period for each block of time. Period 1 years </w:t>
      </w:r>
      <w:proofErr w:type="spellStart"/>
      <w:r>
        <w:t>a</w:t>
      </w:r>
      <w:proofErr w:type="spellEnd"/>
      <w:r>
        <w:t xml:space="preserve"> to b, period 2 years b to c, period 3 year c to </w:t>
      </w:r>
      <w:proofErr w:type="spellStart"/>
      <w:r>
        <w:t>d</w:t>
      </w:r>
      <w:proofErr w:type="spellEnd"/>
      <w:r>
        <w:t>.</w:t>
      </w:r>
    </w:p>
  </w:comment>
  <w:comment w:id="428" w:author="Bill Pine [2]" w:date="2021-02-23T09:55:00Z" w:initials="PB">
    <w:p w14:paraId="4C0D2A52" w14:textId="10AFD4E7" w:rsidR="00010D61" w:rsidRDefault="00010D61">
      <w:pPr>
        <w:pStyle w:val="CommentText"/>
      </w:pPr>
      <w:r>
        <w:rPr>
          <w:rStyle w:val="CommentReference"/>
        </w:rPr>
        <w:annotationRef/>
      </w:r>
      <w:r>
        <w:t>This sentence does not make sense.</w:t>
      </w:r>
    </w:p>
  </w:comment>
  <w:comment w:id="429" w:author="Bill Pine [2]" w:date="2021-02-23T09:55:00Z" w:initials="PB">
    <w:p w14:paraId="4741E814" w14:textId="2E3E3189" w:rsidR="00010D61" w:rsidRDefault="00010D61">
      <w:pPr>
        <w:pStyle w:val="CommentText"/>
      </w:pPr>
      <w:r>
        <w:rPr>
          <w:rStyle w:val="CommentReference"/>
        </w:rPr>
        <w:annotationRef/>
      </w:r>
      <w:r>
        <w:t>I think this paragraph has some important points that are specifically related to Nick’s work and overall studies of changes in Florida shoreline, but this should be mentioned earlier in this chapter.</w:t>
      </w:r>
    </w:p>
  </w:comment>
  <w:comment w:id="433" w:author="Bill Pine [2]" w:date="2021-02-23T10:13:00Z" w:initials="PB">
    <w:p w14:paraId="01F28BFA" w14:textId="051C1216" w:rsidR="00010D61" w:rsidRDefault="00010D61">
      <w:pPr>
        <w:pStyle w:val="CommentText"/>
      </w:pPr>
      <w:r>
        <w:rPr>
          <w:rStyle w:val="CommentReference"/>
        </w:rPr>
        <w:annotationRef/>
      </w:r>
      <w:r>
        <w:t>Remember your methods section should be written with enough clarity and detail that someone could reproduce your study. Think about all the reproducibility topics you touch on in earlier chapters.</w:t>
      </w:r>
    </w:p>
  </w:comment>
  <w:comment w:id="434" w:author="Bill Pine [2]" w:date="2021-02-23T10:15:00Z" w:initials="PB">
    <w:p w14:paraId="1635E1A6" w14:textId="2167F106" w:rsidR="00010D61" w:rsidRDefault="00010D61">
      <w:pPr>
        <w:pStyle w:val="CommentText"/>
      </w:pPr>
      <w:r>
        <w:rPr>
          <w:rStyle w:val="CommentReference"/>
        </w:rPr>
        <w:annotationRef/>
      </w:r>
      <w:r>
        <w:t>What does this sentence mean?</w:t>
      </w:r>
    </w:p>
  </w:comment>
  <w:comment w:id="435" w:author="Bill Pine [2]" w:date="2021-02-23T10:15:00Z" w:initials="PB">
    <w:p w14:paraId="2B962BFA" w14:textId="5EBB0E4E" w:rsidR="00010D61" w:rsidRDefault="00010D61">
      <w:pPr>
        <w:pStyle w:val="CommentText"/>
      </w:pPr>
      <w:r>
        <w:rPr>
          <w:rStyle w:val="CommentReference"/>
        </w:rPr>
        <w:annotationRef/>
      </w:r>
      <w:r>
        <w:t>Contractually? Or are there adopted data standards for the images by the NAIP program?</w:t>
      </w:r>
    </w:p>
  </w:comment>
  <w:comment w:id="436" w:author="Bill Pine [2]" w:date="2021-02-23T10:19:00Z" w:initials="PB">
    <w:p w14:paraId="71AD4EAA" w14:textId="14D1FC31" w:rsidR="00010D61" w:rsidRDefault="00010D61">
      <w:pPr>
        <w:pStyle w:val="CommentText"/>
      </w:pPr>
      <w:r>
        <w:rPr>
          <w:rStyle w:val="CommentReference"/>
        </w:rPr>
        <w:annotationRef/>
      </w:r>
      <w:r>
        <w:t>Why same time of year, river discharge, and precipitation?</w:t>
      </w:r>
    </w:p>
  </w:comment>
  <w:comment w:id="439" w:author="Bill Pine [2]" w:date="2021-02-23T10:18:00Z" w:initials="PB">
    <w:p w14:paraId="195BEC00" w14:textId="63E0F8DA" w:rsidR="00010D61" w:rsidRDefault="00010D61">
      <w:pPr>
        <w:pStyle w:val="CommentText"/>
      </w:pPr>
      <w:r>
        <w:rPr>
          <w:rStyle w:val="CommentReference"/>
        </w:rPr>
        <w:annotationRef/>
      </w:r>
      <w:r>
        <w:t>This is not clear writing.</w:t>
      </w:r>
    </w:p>
  </w:comment>
  <w:comment w:id="440" w:author="Bill Pine [2]" w:date="2021-02-23T10:19:00Z" w:initials="PB">
    <w:p w14:paraId="56C4AA4F" w14:textId="76652F7B" w:rsidR="00010D61" w:rsidRDefault="00010D61">
      <w:pPr>
        <w:pStyle w:val="CommentText"/>
      </w:pPr>
      <w:r>
        <w:rPr>
          <w:rStyle w:val="CommentReference"/>
        </w:rPr>
        <w:annotationRef/>
      </w:r>
      <w:r>
        <w:t>Isn’t this just duplicating what you state earlier?</w:t>
      </w:r>
    </w:p>
  </w:comment>
  <w:comment w:id="444" w:author="Bill Pine [2]" w:date="2021-02-23T14:20:00Z" w:initials="PB">
    <w:p w14:paraId="0C73CCF3" w14:textId="1B05E9CA" w:rsidR="00010D61" w:rsidRDefault="00010D61">
      <w:pPr>
        <w:pStyle w:val="CommentText"/>
      </w:pPr>
      <w:r>
        <w:rPr>
          <w:rStyle w:val="CommentReference"/>
        </w:rPr>
        <w:annotationRef/>
      </w:r>
      <w:r>
        <w:t>I don’t think this is needed.</w:t>
      </w:r>
    </w:p>
  </w:comment>
  <w:comment w:id="446" w:author="Bill Pine [2]" w:date="2021-02-23T14:20:00Z" w:initials="PB">
    <w:p w14:paraId="400207E4" w14:textId="3BBD4AD1" w:rsidR="00010D61" w:rsidRDefault="00010D61">
      <w:pPr>
        <w:pStyle w:val="CommentText"/>
      </w:pPr>
      <w:r>
        <w:rPr>
          <w:rStyle w:val="CommentReference"/>
        </w:rPr>
        <w:annotationRef/>
      </w:r>
      <w:r>
        <w:t>Again, reverse this. Write out United States Geological Survey and then put (USGS).</w:t>
      </w:r>
    </w:p>
  </w:comment>
  <w:comment w:id="447" w:author="Bill Pine [2]" w:date="2021-02-23T14:21:00Z" w:initials="PB">
    <w:p w14:paraId="67EBF70F" w14:textId="34A7B7C4" w:rsidR="00010D61" w:rsidRDefault="00010D61">
      <w:pPr>
        <w:pStyle w:val="CommentText"/>
      </w:pPr>
      <w:r>
        <w:rPr>
          <w:rStyle w:val="CommentReference"/>
        </w:rPr>
        <w:annotationRef/>
      </w:r>
      <w:r>
        <w:t>So is this done, i.e., the starting points chosen, automatically?</w:t>
      </w:r>
    </w:p>
  </w:comment>
  <w:comment w:id="448" w:author="Bill Pine [2]" w:date="2021-02-23T14:21:00Z" w:initials="PB">
    <w:p w14:paraId="2141B11F" w14:textId="3B3D53F6" w:rsidR="00010D61" w:rsidRDefault="00010D61">
      <w:pPr>
        <w:pStyle w:val="CommentText"/>
      </w:pPr>
      <w:r>
        <w:rPr>
          <w:rStyle w:val="CommentReference"/>
        </w:rPr>
        <w:annotationRef/>
      </w:r>
      <w:r>
        <w:t xml:space="preserve">Ah, so you chose where these would go. So is that repeatable?  You need more detail here.  </w:t>
      </w:r>
    </w:p>
  </w:comment>
  <w:comment w:id="450" w:author="Bill Pine [2]" w:date="2021-02-23T14:24:00Z" w:initials="PB">
    <w:p w14:paraId="79D3E565" w14:textId="471E95F6" w:rsidR="00010D61" w:rsidRDefault="00010D61">
      <w:pPr>
        <w:pStyle w:val="CommentText"/>
      </w:pPr>
      <w:r>
        <w:rPr>
          <w:rStyle w:val="CommentReference"/>
        </w:rPr>
        <w:annotationRef/>
      </w:r>
      <w:r>
        <w:t xml:space="preserve">So how does this look graphically? What is the x axis, time?  What is the </w:t>
      </w:r>
      <w:proofErr w:type="spellStart"/>
      <w:r>
        <w:t>yaxis</w:t>
      </w:r>
      <w:proofErr w:type="spellEnd"/>
      <w:r>
        <w:t>, the different between the beginning and end of two points over time?  This needs more explanation.</w:t>
      </w:r>
    </w:p>
  </w:comment>
  <w:comment w:id="451" w:author="Bill Pine [2]" w:date="2021-02-23T15:19:00Z" w:initials="PB">
    <w:p w14:paraId="41FE8981" w14:textId="0D7B3035" w:rsidR="00010D61" w:rsidRDefault="00010D61">
      <w:pPr>
        <w:pStyle w:val="CommentText"/>
      </w:pPr>
      <w:r>
        <w:rPr>
          <w:rStyle w:val="CommentReference"/>
        </w:rPr>
        <w:annotationRef/>
      </w:r>
      <w:r>
        <w:t>Is this true? Or is it fitting one regression line to all of the transects and estimating one slope?</w:t>
      </w:r>
    </w:p>
  </w:comment>
  <w:comment w:id="453" w:author="Bill Pine" w:date="2021-02-23T19:25:00Z" w:initials="BP">
    <w:p w14:paraId="5385240E" w14:textId="7CB50936" w:rsidR="00010D61" w:rsidRDefault="00010D61">
      <w:pPr>
        <w:pStyle w:val="CommentText"/>
      </w:pPr>
      <w:r>
        <w:rPr>
          <w:rStyle w:val="CommentReference"/>
        </w:rPr>
        <w:annotationRef/>
      </w:r>
      <w:r>
        <w:t>Is this right? How do these two methods differ?</w:t>
      </w:r>
    </w:p>
  </w:comment>
  <w:comment w:id="455" w:author="Bill Pine" w:date="2021-02-23T20:42:00Z" w:initials="BP">
    <w:p w14:paraId="7278BB78" w14:textId="47454D1F" w:rsidR="00010D61" w:rsidRDefault="00010D61">
      <w:pPr>
        <w:pStyle w:val="CommentText"/>
      </w:pPr>
      <w:r>
        <w:rPr>
          <w:rStyle w:val="CommentReference"/>
        </w:rPr>
        <w:annotationRef/>
      </w:r>
      <w:r>
        <w:t>How, automatically?</w:t>
      </w:r>
    </w:p>
  </w:comment>
  <w:comment w:id="456" w:author="Bill Pine" w:date="2021-02-23T20:43:00Z" w:initials="BP">
    <w:p w14:paraId="682A45DE" w14:textId="7378904A" w:rsidR="00010D61" w:rsidRDefault="00010D61">
      <w:pPr>
        <w:pStyle w:val="CommentText"/>
      </w:pPr>
      <w:r>
        <w:rPr>
          <w:rStyle w:val="CommentReference"/>
        </w:rPr>
        <w:annotationRef/>
      </w:r>
      <w:r>
        <w:t>I don’t understand what this is.</w:t>
      </w:r>
    </w:p>
  </w:comment>
  <w:comment w:id="457" w:author="Bill Pine" w:date="2021-02-23T20:43:00Z" w:initials="BP">
    <w:p w14:paraId="6C04FF28" w14:textId="4BE28A84" w:rsidR="00010D61" w:rsidRDefault="00010D61">
      <w:pPr>
        <w:pStyle w:val="CommentText"/>
      </w:pPr>
      <w:r>
        <w:rPr>
          <w:rStyle w:val="CommentReference"/>
        </w:rPr>
        <w:annotationRef/>
      </w:r>
      <w:r>
        <w:t>Which distance? The distance between which two points?</w:t>
      </w:r>
    </w:p>
  </w:comment>
  <w:comment w:id="458" w:author="Bill Pine" w:date="2021-02-23T20:43:00Z" w:initials="BP">
    <w:p w14:paraId="0838779E" w14:textId="42697C99" w:rsidR="00010D61" w:rsidRDefault="00010D61">
      <w:pPr>
        <w:pStyle w:val="CommentText"/>
      </w:pPr>
      <w:r>
        <w:rPr>
          <w:rStyle w:val="CommentReference"/>
        </w:rPr>
        <w:annotationRef/>
      </w:r>
      <w:r>
        <w:t>By using the regression values estimated? Isn’t that interpolating beyond the data?</w:t>
      </w:r>
    </w:p>
  </w:comment>
  <w:comment w:id="465" w:author="Bill Pine" w:date="2021-02-23T20:56:00Z" w:initials="BP">
    <w:p w14:paraId="2FEC97D9" w14:textId="64AF9253" w:rsidR="00010D61" w:rsidRDefault="00010D61">
      <w:pPr>
        <w:pStyle w:val="CommentText"/>
      </w:pPr>
      <w:r>
        <w:rPr>
          <w:rStyle w:val="CommentReference"/>
        </w:rPr>
        <w:annotationRef/>
      </w:r>
      <w:r>
        <w:t>What does “cast transects” mean? This is all automated or are their decisions you have to make.</w:t>
      </w:r>
    </w:p>
  </w:comment>
  <w:comment w:id="466" w:author="Bill Pine [2]" w:date="2021-02-24T07:42:00Z" w:initials="PB">
    <w:p w14:paraId="424C3C4F" w14:textId="658DAD43" w:rsidR="00010D61" w:rsidRDefault="00010D61">
      <w:pPr>
        <w:pStyle w:val="CommentText"/>
      </w:pPr>
      <w:r>
        <w:rPr>
          <w:rStyle w:val="CommentReference"/>
        </w:rPr>
        <w:annotationRef/>
      </w:r>
      <w:r>
        <w:t xml:space="preserve">I don’t understand what any of this is.  Confidence intervals on what value?  </w:t>
      </w:r>
    </w:p>
  </w:comment>
  <w:comment w:id="464" w:author="Bill Pine [2]" w:date="2021-02-24T07:42:00Z" w:initials="PB">
    <w:p w14:paraId="40B9794E" w14:textId="6FE37D28" w:rsidR="00010D61" w:rsidRDefault="00010D61">
      <w:pPr>
        <w:pStyle w:val="CommentText"/>
      </w:pPr>
      <w:r>
        <w:rPr>
          <w:rStyle w:val="CommentReference"/>
        </w:rPr>
        <w:annotationRef/>
      </w:r>
      <w:r>
        <w:t>Where does this come from? A user’s guide or ?</w:t>
      </w:r>
    </w:p>
  </w:comment>
  <w:comment w:id="468" w:author="Bill Pine [2]" w:date="2021-02-24T07:46:00Z" w:initials="PB">
    <w:p w14:paraId="05456185" w14:textId="1A3072DE" w:rsidR="00010D61" w:rsidRDefault="00010D61">
      <w:pPr>
        <w:pStyle w:val="CommentText"/>
      </w:pPr>
      <w:r>
        <w:rPr>
          <w:rStyle w:val="CommentReference"/>
        </w:rPr>
        <w:annotationRef/>
      </w:r>
      <w:r>
        <w:t>So this was done prior to what you are discussing in the section above?</w:t>
      </w:r>
    </w:p>
  </w:comment>
  <w:comment w:id="469" w:author="Bill Pine [2]" w:date="2021-02-24T07:47:00Z" w:initials="PB">
    <w:p w14:paraId="4FB36259" w14:textId="79DC7B27" w:rsidR="00010D61" w:rsidRDefault="00010D61">
      <w:pPr>
        <w:pStyle w:val="CommentText"/>
      </w:pPr>
      <w:r>
        <w:rPr>
          <w:rStyle w:val="CommentReference"/>
        </w:rPr>
        <w:annotationRef/>
      </w:r>
      <w:r>
        <w:t>If this is your methods, then it needs to be written so that someone else could follow what you did.</w:t>
      </w:r>
    </w:p>
  </w:comment>
  <w:comment w:id="472" w:author="Bill Pine [2]" w:date="2021-02-24T07:51:00Z" w:initials="PB">
    <w:p w14:paraId="6ECEB5DB" w14:textId="6C5D8F3F" w:rsidR="00010D61" w:rsidRDefault="00010D61">
      <w:pPr>
        <w:pStyle w:val="CommentText"/>
      </w:pPr>
      <w:r>
        <w:rPr>
          <w:rStyle w:val="CommentReference"/>
        </w:rPr>
        <w:annotationRef/>
      </w:r>
      <w:r>
        <w:t xml:space="preserve">Some of this text can </w:t>
      </w:r>
      <w:proofErr w:type="gramStart"/>
      <w:r>
        <w:t>be used</w:t>
      </w:r>
      <w:proofErr w:type="gramEnd"/>
      <w:r>
        <w:t xml:space="preserve"> as part of the numbered sequence if you choose to use a numbered sequence. I recommend using a numbering system like this so you can explicitly explain what you did each step.</w:t>
      </w:r>
    </w:p>
  </w:comment>
  <w:comment w:id="474" w:author="Bill Pine [2]" w:date="2021-02-24T07:55:00Z" w:initials="PB">
    <w:p w14:paraId="4484A2CE" w14:textId="3A6FCDE3" w:rsidR="00010D61" w:rsidRDefault="00010D61">
      <w:pPr>
        <w:pStyle w:val="CommentText"/>
      </w:pPr>
      <w:r>
        <w:rPr>
          <w:rStyle w:val="CommentReference"/>
        </w:rPr>
        <w:annotationRef/>
      </w:r>
      <w:r>
        <w:t>Is this right? You need to start your Results with, a clear result statement.</w:t>
      </w:r>
    </w:p>
  </w:comment>
  <w:comment w:id="477" w:author="Bill Pine [2]" w:date="2021-02-24T08:07:00Z" w:initials="PB">
    <w:p w14:paraId="5EC421E1" w14:textId="61645723" w:rsidR="00010D61" w:rsidRDefault="00010D61">
      <w:pPr>
        <w:pStyle w:val="CommentText"/>
      </w:pPr>
      <w:r>
        <w:rPr>
          <w:rStyle w:val="CommentReference"/>
        </w:rPr>
        <w:annotationRef/>
      </w:r>
      <w:r>
        <w:t>I tried to re-write this for clarity. You should write the results and then provide the key numbers supporting the statements for the results you are listing. And then you refer the reader to more results in the tables and figures.</w:t>
      </w:r>
    </w:p>
  </w:comment>
  <w:comment w:id="478" w:author="Bill Pine [2]" w:date="2021-02-24T07:56:00Z" w:initials="PB">
    <w:p w14:paraId="79FEE75F" w14:textId="4561EF38" w:rsidR="00010D61" w:rsidRDefault="00010D61">
      <w:pPr>
        <w:pStyle w:val="CommentText"/>
      </w:pPr>
      <w:r>
        <w:rPr>
          <w:rStyle w:val="CommentReference"/>
        </w:rPr>
        <w:annotationRef/>
      </w:r>
      <w:r>
        <w:t>This is not a sentence.</w:t>
      </w:r>
    </w:p>
  </w:comment>
  <w:comment w:id="479" w:author="Bill Pine" w:date="2021-02-23T21:06:00Z" w:initials="BP">
    <w:p w14:paraId="1B8F5620" w14:textId="63FABD82" w:rsidR="00010D61" w:rsidRDefault="00010D61">
      <w:pPr>
        <w:pStyle w:val="CommentText"/>
      </w:pPr>
      <w:r>
        <w:rPr>
          <w:rStyle w:val="CommentReference"/>
        </w:rPr>
        <w:annotationRef/>
      </w:r>
      <w:r>
        <w:t>So are these results by transect or over all transects?</w:t>
      </w:r>
    </w:p>
  </w:comment>
  <w:comment w:id="480" w:author="Bill Pine [2]" w:date="2021-02-24T07:59:00Z" w:initials="PB">
    <w:p w14:paraId="51D1E570" w14:textId="36C47D51" w:rsidR="00010D61" w:rsidRDefault="00010D61">
      <w:pPr>
        <w:pStyle w:val="CommentText"/>
      </w:pPr>
      <w:r>
        <w:rPr>
          <w:rStyle w:val="CommentReference"/>
        </w:rPr>
        <w:annotationRef/>
      </w:r>
      <w:r>
        <w:t>If this is 0% how is it even observed?</w:t>
      </w:r>
    </w:p>
  </w:comment>
  <w:comment w:id="481" w:author="Bill Pine [2]" w:date="2021-02-24T08:33:00Z" w:initials="PB">
    <w:p w14:paraId="2A58538B" w14:textId="77777777" w:rsidR="00010D61" w:rsidRDefault="00010D61">
      <w:pPr>
        <w:pStyle w:val="CommentText"/>
      </w:pPr>
      <w:r>
        <w:rPr>
          <w:rStyle w:val="CommentReference"/>
        </w:rPr>
        <w:annotationRef/>
      </w:r>
      <w:r>
        <w:t>So do the years with high erosion and accretion estimates match between the two methods?</w:t>
      </w:r>
    </w:p>
    <w:p w14:paraId="553AB366" w14:textId="77777777" w:rsidR="00010D61" w:rsidRDefault="00010D61">
      <w:pPr>
        <w:pStyle w:val="CommentText"/>
      </w:pPr>
    </w:p>
    <w:p w14:paraId="641BE412" w14:textId="71FFFDDB" w:rsidR="00010D61" w:rsidRDefault="00010D61">
      <w:pPr>
        <w:pStyle w:val="CommentText"/>
      </w:pPr>
      <w:r>
        <w:t>Do the years of erosion match up with the hurricanes observed? Or is that going to be brought up in the Discussion?</w:t>
      </w:r>
    </w:p>
  </w:comment>
  <w:comment w:id="482" w:author="Bill Pine [2]" w:date="2021-02-24T08:34:00Z" w:initials="PB">
    <w:p w14:paraId="483F7087" w14:textId="6E8EE57A" w:rsidR="00010D61" w:rsidRDefault="00010D61">
      <w:pPr>
        <w:pStyle w:val="CommentText"/>
      </w:pPr>
      <w:r>
        <w:rPr>
          <w:rStyle w:val="CommentReference"/>
        </w:rPr>
        <w:annotationRef/>
      </w:r>
      <w:r>
        <w:t xml:space="preserve">What does this mean? Across the transects or across the shape it changed both -10.0 m and increased 2.2 m?  </w:t>
      </w:r>
    </w:p>
  </w:comment>
  <w:comment w:id="483" w:author="Bill Pine [2]" w:date="2021-02-24T08:36:00Z" w:initials="PB">
    <w:p w14:paraId="7C0944CA" w14:textId="3F8CD361" w:rsidR="00010D61" w:rsidRDefault="00010D61">
      <w:pPr>
        <w:pStyle w:val="CommentText"/>
      </w:pPr>
      <w:r>
        <w:rPr>
          <w:rStyle w:val="CommentReference"/>
        </w:rPr>
        <w:annotationRef/>
      </w:r>
      <w:r>
        <w:t xml:space="preserve">I think a synthesis paragraph of 3 sentences or so is needed here.  </w:t>
      </w:r>
    </w:p>
  </w:comment>
  <w:comment w:id="487" w:author="Bill Pine [2]" w:date="2021-02-24T08:34:00Z" w:initials="PB">
    <w:p w14:paraId="446485CE" w14:textId="77777777" w:rsidR="00010D61" w:rsidRDefault="00010D61">
      <w:pPr>
        <w:pStyle w:val="CommentText"/>
      </w:pPr>
      <w:r>
        <w:rPr>
          <w:rStyle w:val="CommentReference"/>
        </w:rPr>
        <w:annotationRef/>
      </w:r>
      <w:r>
        <w:t>Organize these years as I’ve recommended in the section above. Split the results into two paragraphs one for each method. Then write a synthesis paragraph of the general results between the years.</w:t>
      </w:r>
    </w:p>
    <w:p w14:paraId="1ADACA81" w14:textId="77777777" w:rsidR="00010D61" w:rsidRDefault="00010D61">
      <w:pPr>
        <w:pStyle w:val="CommentText"/>
      </w:pPr>
    </w:p>
    <w:p w14:paraId="7B067852" w14:textId="1369341C" w:rsidR="00010D61" w:rsidRDefault="00010D61">
      <w:pPr>
        <w:pStyle w:val="CommentText"/>
      </w:pPr>
      <w:r>
        <w:t>Something to think about, does the rate of erosion differ between the two periods of time?</w:t>
      </w:r>
    </w:p>
  </w:comment>
  <w:comment w:id="489" w:author="Bill Pine [2]" w:date="2021-02-24T08:41:00Z" w:initials="PB">
    <w:p w14:paraId="1895F7B9" w14:textId="77FDC7A0" w:rsidR="00010D61" w:rsidRDefault="00010D61">
      <w:pPr>
        <w:pStyle w:val="CommentText"/>
      </w:pPr>
      <w:r>
        <w:rPr>
          <w:rStyle w:val="CommentReference"/>
        </w:rPr>
        <w:annotationRef/>
      </w:r>
      <w:r>
        <w:t xml:space="preserve">The table isn’t concluding this.  What you are doing in the Results section is presenting the results in sentences, and then those sentences are supported by the Tables and Figures.  </w:t>
      </w:r>
    </w:p>
  </w:comment>
  <w:comment w:id="492" w:author="Bill Pine [2]" w:date="2021-02-24T09:17:00Z" w:initials="PB">
    <w:p w14:paraId="514FA496" w14:textId="52C56994" w:rsidR="00010D61" w:rsidRDefault="00010D61">
      <w:pPr>
        <w:pStyle w:val="CommentText"/>
      </w:pPr>
      <w:r>
        <w:rPr>
          <w:rStyle w:val="CommentReference"/>
        </w:rPr>
        <w:annotationRef/>
      </w:r>
      <w:r>
        <w:t xml:space="preserve">The analyses above is based on the same imagery right? If so then I suggest re-ordering this section to first present what you “see” when examining </w:t>
      </w:r>
      <w:proofErr w:type="spellStart"/>
      <w:r>
        <w:t>th</w:t>
      </w:r>
      <w:proofErr w:type="spellEnd"/>
      <w:r>
        <w:t xml:space="preserve"> </w:t>
      </w:r>
    </w:p>
  </w:comment>
  <w:comment w:id="494" w:author="Bill Pine [2]" w:date="2021-02-24T09:26:00Z" w:initials="PB">
    <w:p w14:paraId="7275FB87" w14:textId="208BCC9E" w:rsidR="00010D61" w:rsidRDefault="00010D61">
      <w:pPr>
        <w:pStyle w:val="CommentText"/>
      </w:pPr>
      <w:r>
        <w:rPr>
          <w:rStyle w:val="CommentReference"/>
        </w:rPr>
        <w:annotationRef/>
      </w:r>
      <w:r>
        <w:t>I don’t think there is a creek on Deer Island? What is this feature, an inlet? Is there freshwater?</w:t>
      </w:r>
    </w:p>
  </w:comment>
  <w:comment w:id="496" w:author="Bill Pine [2]" w:date="2021-02-24T09:28:00Z" w:initials="PB">
    <w:p w14:paraId="6453620C" w14:textId="46411740" w:rsidR="00010D61" w:rsidRDefault="00010D61">
      <w:pPr>
        <w:pStyle w:val="CommentText"/>
      </w:pPr>
      <w:r>
        <w:rPr>
          <w:rStyle w:val="CommentReference"/>
        </w:rPr>
        <w:annotationRef/>
      </w:r>
      <w:r>
        <w:t>I don’t think this sentence is needed here.  I also don’t think the analyses are “more accurate” than examination by eye, but, they are more quantified in that they are essentially quantifying what your eye is doing.</w:t>
      </w:r>
    </w:p>
  </w:comment>
  <w:comment w:id="499" w:author="Bill Pine [2]" w:date="2021-02-24T09:54:00Z" w:initials="PB">
    <w:p w14:paraId="56750464" w14:textId="19533BB9" w:rsidR="00010D61" w:rsidRDefault="00010D61">
      <w:pPr>
        <w:pStyle w:val="CommentText"/>
      </w:pPr>
      <w:r>
        <w:rPr>
          <w:rStyle w:val="CommentReference"/>
        </w:rPr>
        <w:annotationRef/>
      </w:r>
      <w:r>
        <w:t>I don’t think this is accurate.</w:t>
      </w:r>
    </w:p>
  </w:comment>
  <w:comment w:id="500" w:author="Bill Pine [2]" w:date="2021-02-24T09:55:00Z" w:initials="PB">
    <w:p w14:paraId="38F9910C" w14:textId="30C0B171" w:rsidR="00010D61" w:rsidRDefault="00010D61">
      <w:pPr>
        <w:pStyle w:val="CommentText"/>
      </w:pPr>
      <w:r>
        <w:rPr>
          <w:rStyle w:val="CommentReference"/>
        </w:rPr>
        <w:annotationRef/>
      </w:r>
      <w:r>
        <w:t>Could consider deleting after this sentence.</w:t>
      </w:r>
    </w:p>
  </w:comment>
  <w:comment w:id="501" w:author="Bill Pine [2]" w:date="2021-02-24T10:01:00Z" w:initials="PB">
    <w:p w14:paraId="6B641C55" w14:textId="4BB9B67B" w:rsidR="00010D61" w:rsidRDefault="00010D61">
      <w:pPr>
        <w:pStyle w:val="CommentText"/>
      </w:pPr>
      <w:r>
        <w:rPr>
          <w:rStyle w:val="CommentReference"/>
        </w:rPr>
        <w:annotationRef/>
      </w:r>
      <w:r>
        <w:t>References?</w:t>
      </w:r>
    </w:p>
  </w:comment>
  <w:comment w:id="502" w:author="Bill Pine [2]" w:date="2021-02-24T10:05:00Z" w:initials="PB">
    <w:p w14:paraId="258AABE9" w14:textId="53322862" w:rsidR="00010D61" w:rsidRDefault="00010D61">
      <w:pPr>
        <w:pStyle w:val="CommentText"/>
      </w:pPr>
      <w:r>
        <w:rPr>
          <w:rStyle w:val="CommentReference"/>
        </w:rPr>
        <w:annotationRef/>
      </w:r>
      <w:r>
        <w:rPr>
          <w:rFonts w:cs="Arial"/>
          <w:color w:val="222222"/>
          <w:shd w:val="clear" w:color="auto" w:fill="FFFFFF"/>
        </w:rPr>
        <w:t xml:space="preserve">Knutson, T., Camargo, S.J., Chan, J.C., Emanuel, K., Ho, C.H., </w:t>
      </w:r>
      <w:proofErr w:type="spellStart"/>
      <w:r>
        <w:rPr>
          <w:rFonts w:cs="Arial"/>
          <w:color w:val="222222"/>
          <w:shd w:val="clear" w:color="auto" w:fill="FFFFFF"/>
        </w:rPr>
        <w:t>Kossin</w:t>
      </w:r>
      <w:proofErr w:type="spellEnd"/>
      <w:r>
        <w:rPr>
          <w:rFonts w:cs="Arial"/>
          <w:color w:val="222222"/>
          <w:shd w:val="clear" w:color="auto" w:fill="FFFFFF"/>
        </w:rPr>
        <w:t xml:space="preserve">, J., Mohapatra, M., Satoh, M., </w:t>
      </w:r>
      <w:proofErr w:type="spellStart"/>
      <w:r>
        <w:rPr>
          <w:rFonts w:cs="Arial"/>
          <w:color w:val="222222"/>
          <w:shd w:val="clear" w:color="auto" w:fill="FFFFFF"/>
        </w:rPr>
        <w:t>Sugi</w:t>
      </w:r>
      <w:proofErr w:type="spellEnd"/>
      <w:r>
        <w:rPr>
          <w:rFonts w:cs="Arial"/>
          <w:color w:val="222222"/>
          <w:shd w:val="clear" w:color="auto" w:fill="FFFFFF"/>
        </w:rPr>
        <w:t>, M., Walsh, K. and Wu, L., 2020. Tropical cyclones and climate change assessment: Part II: Projected response to anthropogenic warming. </w:t>
      </w:r>
      <w:r>
        <w:rPr>
          <w:rFonts w:cs="Arial"/>
          <w:i/>
          <w:iCs/>
          <w:color w:val="222222"/>
          <w:shd w:val="clear" w:color="auto" w:fill="FFFFFF"/>
        </w:rPr>
        <w:t>Bulletin of the American Meteorological Society</w:t>
      </w:r>
      <w:r>
        <w:rPr>
          <w:rFonts w:cs="Arial"/>
          <w:color w:val="222222"/>
          <w:shd w:val="clear" w:color="auto" w:fill="FFFFFF"/>
        </w:rPr>
        <w:t>, </w:t>
      </w:r>
      <w:r>
        <w:rPr>
          <w:rFonts w:cs="Arial"/>
          <w:i/>
          <w:iCs/>
          <w:color w:val="222222"/>
          <w:shd w:val="clear" w:color="auto" w:fill="FFFFFF"/>
        </w:rPr>
        <w:t>101</w:t>
      </w:r>
      <w:r>
        <w:rPr>
          <w:rFonts w:cs="Arial"/>
          <w:color w:val="222222"/>
          <w:shd w:val="clear" w:color="auto" w:fill="FFFFFF"/>
        </w:rPr>
        <w:t>(3), pp.E303-E322.</w:t>
      </w:r>
    </w:p>
  </w:comment>
  <w:comment w:id="511" w:author="Bill Pine" w:date="2021-02-23T11:29:00Z" w:initials="PB">
    <w:p w14:paraId="36178B44" w14:textId="3DC5CF71" w:rsidR="00010D61" w:rsidRDefault="00010D61">
      <w:pPr>
        <w:pStyle w:val="CommentText"/>
      </w:pPr>
      <w:r>
        <w:rPr>
          <w:rStyle w:val="CommentReference"/>
        </w:rPr>
        <w:annotationRef/>
      </w:r>
      <w:r>
        <w:t>Great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9EFC0A" w15:done="1"/>
  <w15:commentEx w15:paraId="577C4F41" w15:done="0"/>
  <w15:commentEx w15:paraId="49F453D8" w15:done="0"/>
  <w15:commentEx w15:paraId="04B98D69" w15:done="0"/>
  <w15:commentEx w15:paraId="63549530" w15:done="0"/>
  <w15:commentEx w15:paraId="08161F0C" w15:done="0"/>
  <w15:commentEx w15:paraId="2A52F9E0" w15:done="1"/>
  <w15:commentEx w15:paraId="7B331A07" w15:done="1"/>
  <w15:commentEx w15:paraId="1040E206" w15:done="1"/>
  <w15:commentEx w15:paraId="08D8659F" w15:done="1"/>
  <w15:commentEx w15:paraId="6C7B3D3D" w15:done="1"/>
  <w15:commentEx w15:paraId="0509164D" w15:done="1"/>
  <w15:commentEx w15:paraId="4D19C381" w15:done="0"/>
  <w15:commentEx w15:paraId="74F0662D" w15:done="1"/>
  <w15:commentEx w15:paraId="7E34FA4F" w15:done="1"/>
  <w15:commentEx w15:paraId="5A6645BA" w15:done="0"/>
  <w15:commentEx w15:paraId="208DDF17" w15:done="1"/>
  <w15:commentEx w15:paraId="7DB44C1E" w15:done="1"/>
  <w15:commentEx w15:paraId="08D92824" w15:done="1"/>
  <w15:commentEx w15:paraId="57F3F175" w15:done="1"/>
  <w15:commentEx w15:paraId="46771B1D" w15:done="1"/>
  <w15:commentEx w15:paraId="3DAA46F4" w15:done="1"/>
  <w15:commentEx w15:paraId="2BD461D9" w15:done="1"/>
  <w15:commentEx w15:paraId="42AE8F4B" w15:done="1"/>
  <w15:commentEx w15:paraId="4C0D2A52" w15:done="1"/>
  <w15:commentEx w15:paraId="4741E814" w15:done="1"/>
  <w15:commentEx w15:paraId="01F28BFA" w15:done="1"/>
  <w15:commentEx w15:paraId="1635E1A6" w15:done="1"/>
  <w15:commentEx w15:paraId="2B962BFA" w15:done="1"/>
  <w15:commentEx w15:paraId="71AD4EAA" w15:done="1"/>
  <w15:commentEx w15:paraId="195BEC00" w15:done="1"/>
  <w15:commentEx w15:paraId="56C4AA4F" w15:done="1"/>
  <w15:commentEx w15:paraId="0C73CCF3" w15:done="1"/>
  <w15:commentEx w15:paraId="400207E4" w15:done="1"/>
  <w15:commentEx w15:paraId="67EBF70F" w15:done="1"/>
  <w15:commentEx w15:paraId="2141B11F" w15:done="1"/>
  <w15:commentEx w15:paraId="79D3E565" w15:done="1"/>
  <w15:commentEx w15:paraId="41FE8981" w15:done="0"/>
  <w15:commentEx w15:paraId="5385240E" w15:done="1"/>
  <w15:commentEx w15:paraId="7278BB78" w15:done="0"/>
  <w15:commentEx w15:paraId="682A45DE" w15:done="0"/>
  <w15:commentEx w15:paraId="6C04FF28" w15:done="0"/>
  <w15:commentEx w15:paraId="0838779E" w15:done="0"/>
  <w15:commentEx w15:paraId="2FEC97D9" w15:done="0"/>
  <w15:commentEx w15:paraId="424C3C4F" w15:done="0"/>
  <w15:commentEx w15:paraId="40B9794E" w15:done="0"/>
  <w15:commentEx w15:paraId="05456185" w15:done="1"/>
  <w15:commentEx w15:paraId="4FB36259" w15:done="1"/>
  <w15:commentEx w15:paraId="6ECEB5DB" w15:done="1"/>
  <w15:commentEx w15:paraId="4484A2CE" w15:done="1"/>
  <w15:commentEx w15:paraId="5EC421E1" w15:done="1"/>
  <w15:commentEx w15:paraId="79FEE75F" w15:done="1"/>
  <w15:commentEx w15:paraId="1B8F5620" w15:done="0"/>
  <w15:commentEx w15:paraId="51D1E570" w15:done="1"/>
  <w15:commentEx w15:paraId="641BE412" w15:done="1"/>
  <w15:commentEx w15:paraId="483F7087" w15:done="1"/>
  <w15:commentEx w15:paraId="7C0944CA" w15:done="0"/>
  <w15:commentEx w15:paraId="7B067852" w15:done="1"/>
  <w15:commentEx w15:paraId="1895F7B9" w15:done="1"/>
  <w15:commentEx w15:paraId="514FA496" w15:done="1"/>
  <w15:commentEx w15:paraId="7275FB87" w15:done="1"/>
  <w15:commentEx w15:paraId="6453620C" w15:done="1"/>
  <w15:commentEx w15:paraId="56750464" w15:done="1"/>
  <w15:commentEx w15:paraId="38F9910C" w15:done="1"/>
  <w15:commentEx w15:paraId="6B641C55" w15:done="1"/>
  <w15:commentEx w15:paraId="258AABE9" w15:done="0"/>
  <w15:commentEx w15:paraId="36178B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3130" w16cex:dateUtc="2021-02-23T12:45:00Z"/>
  <w16cex:commentExtensible w16cex:durableId="23DF31FA" w16cex:dateUtc="2021-02-23T12:49:00Z"/>
  <w16cex:commentExtensible w16cex:durableId="23DF32AF" w16cex:dateUtc="2021-02-23T12:52:00Z"/>
  <w16cex:commentExtensible w16cex:durableId="23DF3816" w16cex:dateUtc="2021-02-23T13:15:00Z"/>
  <w16cex:commentExtensible w16cex:durableId="23DF39BC" w16cex:dateUtc="2021-02-23T13:22:00Z"/>
  <w16cex:commentExtensible w16cex:durableId="23DF3A5A" w16cex:dateUtc="2021-02-23T13:24:00Z"/>
  <w16cex:commentExtensible w16cex:durableId="23DF37CC" w16cex:dateUtc="2021-02-23T13:14:00Z"/>
  <w16cex:commentExtensible w16cex:durableId="23DF3FA6" w16cex:dateUtc="2021-02-23T13:47:00Z"/>
  <w16cex:commentExtensible w16cex:durableId="23DF3FF7" w16cex:dateUtc="2021-02-23T13:48:00Z"/>
  <w16cex:commentExtensible w16cex:durableId="23DF4EA7" w16cex:dateUtc="2021-02-23T14:02:00Z"/>
  <w16cex:commentExtensible w16cex:durableId="23DF4EA6" w16cex:dateUtc="2021-02-23T14:07:00Z"/>
  <w16cex:commentExtensible w16cex:durableId="23DF4EA5" w16cex:dateUtc="2021-02-23T14:03:00Z"/>
  <w16cex:commentExtensible w16cex:durableId="23DF4EA4" w16cex:dateUtc="2021-02-23T14:13:00Z"/>
  <w16cex:commentExtensible w16cex:durableId="23DF4D2F" w16cex:dateUtc="2021-02-23T14:45:00Z"/>
  <w16cex:commentExtensible w16cex:durableId="23DF4C91" w16cex:dateUtc="2021-02-23T14:42:00Z"/>
  <w16cex:commentExtensible w16cex:durableId="23DF4CA5" w16cex:dateUtc="2021-02-23T14:43:00Z"/>
  <w16cex:commentExtensible w16cex:durableId="23DF4CC4" w16cex:dateUtc="2021-02-23T14:43:00Z"/>
  <w16cex:commentExtensible w16cex:durableId="23DF488A" w16cex:dateUtc="2021-02-23T14:25:00Z"/>
  <w16cex:commentExtensible w16cex:durableId="23DF4F7F" w16cex:dateUtc="2021-02-23T14:55:00Z"/>
  <w16cex:commentExtensible w16cex:durableId="23DF4F98" w16cex:dateUtc="2021-02-23T14:55:00Z"/>
  <w16cex:commentExtensible w16cex:durableId="23DF53D3" w16cex:dateUtc="2021-02-23T15:13:00Z"/>
  <w16cex:commentExtensible w16cex:durableId="23DF543D" w16cex:dateUtc="2021-02-23T15:15:00Z"/>
  <w16cex:commentExtensible w16cex:durableId="23DF544D" w16cex:dateUtc="2021-02-23T15:15:00Z"/>
  <w16cex:commentExtensible w16cex:durableId="23DF5536" w16cex:dateUtc="2021-02-23T15:19:00Z"/>
  <w16cex:commentExtensible w16cex:durableId="23DF54FD" w16cex:dateUtc="2021-02-23T15:18:00Z"/>
  <w16cex:commentExtensible w16cex:durableId="23DF554A" w16cex:dateUtc="2021-02-23T15:19:00Z"/>
  <w16cex:commentExtensible w16cex:durableId="23DF8DAB" w16cex:dateUtc="2021-02-23T19:20:00Z"/>
  <w16cex:commentExtensible w16cex:durableId="23DF8DB9" w16cex:dateUtc="2021-02-23T19:20:00Z"/>
  <w16cex:commentExtensible w16cex:durableId="23DF8DD9" w16cex:dateUtc="2021-02-23T19:21:00Z"/>
  <w16cex:commentExtensible w16cex:durableId="23DF8DF9" w16cex:dateUtc="2021-02-23T19:21:00Z"/>
  <w16cex:commentExtensible w16cex:durableId="23DF8E8C" w16cex:dateUtc="2021-02-23T19:24:00Z"/>
  <w16cex:commentExtensible w16cex:durableId="23DF9B87" w16cex:dateUtc="2021-02-23T20:19:00Z"/>
  <w16cex:commentExtensible w16cex:durableId="23E081CA" w16cex:dateUtc="2021-02-24T12:42:00Z"/>
  <w16cex:commentExtensible w16cex:durableId="23E081E5" w16cex:dateUtc="2021-02-24T12:42:00Z"/>
  <w16cex:commentExtensible w16cex:durableId="23E082BF" w16cex:dateUtc="2021-02-24T12:46:00Z"/>
  <w16cex:commentExtensible w16cex:durableId="23E08314" w16cex:dateUtc="2021-02-24T12:47:00Z"/>
  <w16cex:commentExtensible w16cex:durableId="23E083E5" w16cex:dateUtc="2021-02-24T12:51:00Z"/>
  <w16cex:commentExtensible w16cex:durableId="23E084F0" w16cex:dateUtc="2021-02-24T12:55:00Z"/>
  <w16cex:commentExtensible w16cex:durableId="23E087C2" w16cex:dateUtc="2021-02-24T13:07:00Z"/>
  <w16cex:commentExtensible w16cex:durableId="23E08520" w16cex:dateUtc="2021-02-24T12:56:00Z"/>
  <w16cex:commentExtensible w16cex:durableId="23E085E3" w16cex:dateUtc="2021-02-24T12:59:00Z"/>
  <w16cex:commentExtensible w16cex:durableId="23E08DED" w16cex:dateUtc="2021-02-24T13:33:00Z"/>
  <w16cex:commentExtensible w16cex:durableId="23E08E0F" w16cex:dateUtc="2021-02-24T13:34:00Z"/>
  <w16cex:commentExtensible w16cex:durableId="23E08EA3" w16cex:dateUtc="2021-02-24T13:36:00Z"/>
  <w16cex:commentExtensible w16cex:durableId="23E08E2F" w16cex:dateUtc="2021-02-24T13:34:00Z"/>
  <w16cex:commentExtensible w16cex:durableId="23E08FD6" w16cex:dateUtc="2021-02-24T13:41:00Z"/>
  <w16cex:commentExtensible w16cex:durableId="23E0982F" w16cex:dateUtc="2021-02-24T14:17:00Z"/>
  <w16cex:commentExtensible w16cex:durableId="23E09A4E" w16cex:dateUtc="2021-02-24T14:26:00Z"/>
  <w16cex:commentExtensible w16cex:durableId="23E09ABD" w16cex:dateUtc="2021-02-24T14:28:00Z"/>
  <w16cex:commentExtensible w16cex:durableId="23E0A0DB" w16cex:dateUtc="2021-02-24T14:54:00Z"/>
  <w16cex:commentExtensible w16cex:durableId="23E0A0FC" w16cex:dateUtc="2021-02-24T14:55:00Z"/>
  <w16cex:commentExtensible w16cex:durableId="23E0A283" w16cex:dateUtc="2021-02-24T15:01:00Z"/>
  <w16cex:commentExtensible w16cex:durableId="23E0A365" w16cex:dateUtc="2021-02-24T15:05:00Z"/>
  <w16cex:commentExtensible w16cex:durableId="23DF65B4" w16cex:dateUtc="2021-02-23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9EFC0A" w16cid:durableId="23DF29B2"/>
  <w16cid:commentId w16cid:paraId="577C4F41" w16cid:durableId="23DF29B3"/>
  <w16cid:commentId w16cid:paraId="49F453D8" w16cid:durableId="23DF29B4"/>
  <w16cid:commentId w16cid:paraId="04B98D69" w16cid:durableId="23DF29B5"/>
  <w16cid:commentId w16cid:paraId="63549530" w16cid:durableId="23DF29B6"/>
  <w16cid:commentId w16cid:paraId="08161F0C" w16cid:durableId="23DF29B7"/>
  <w16cid:commentId w16cid:paraId="2A52F9E0" w16cid:durableId="23DF3130"/>
  <w16cid:commentId w16cid:paraId="7B331A07" w16cid:durableId="23DF31FA"/>
  <w16cid:commentId w16cid:paraId="1040E206" w16cid:durableId="23DF32AF"/>
  <w16cid:commentId w16cid:paraId="08D8659F" w16cid:durableId="23DF3816"/>
  <w16cid:commentId w16cid:paraId="6C7B3D3D" w16cid:durableId="23DF39BC"/>
  <w16cid:commentId w16cid:paraId="0509164D" w16cid:durableId="23DF3A5A"/>
  <w16cid:commentId w16cid:paraId="4D19C381" w16cid:durableId="23DF37CC"/>
  <w16cid:commentId w16cid:paraId="74F0662D" w16cid:durableId="23DF3FA6"/>
  <w16cid:commentId w16cid:paraId="7E34FA4F" w16cid:durableId="23DF3FF7"/>
  <w16cid:commentId w16cid:paraId="5A6645BA" w16cid:durableId="23DF4EA7"/>
  <w16cid:commentId w16cid:paraId="208DDF17" w16cid:durableId="23DF4EA6"/>
  <w16cid:commentId w16cid:paraId="7DB44C1E" w16cid:durableId="23DF4EA5"/>
  <w16cid:commentId w16cid:paraId="08D92824" w16cid:durableId="23DF4EA4"/>
  <w16cid:commentId w16cid:paraId="57F3F175" w16cid:durableId="23DF4D2F"/>
  <w16cid:commentId w16cid:paraId="46771B1D" w16cid:durableId="23DF4C91"/>
  <w16cid:commentId w16cid:paraId="3DAA46F4" w16cid:durableId="23DF4CA5"/>
  <w16cid:commentId w16cid:paraId="2BD461D9" w16cid:durableId="23DF4CC4"/>
  <w16cid:commentId w16cid:paraId="42AE8F4B" w16cid:durableId="23DF488A"/>
  <w16cid:commentId w16cid:paraId="4C0D2A52" w16cid:durableId="23DF4F7F"/>
  <w16cid:commentId w16cid:paraId="4741E814" w16cid:durableId="23DF4F98"/>
  <w16cid:commentId w16cid:paraId="01F28BFA" w16cid:durableId="23DF53D3"/>
  <w16cid:commentId w16cid:paraId="1635E1A6" w16cid:durableId="23DF543D"/>
  <w16cid:commentId w16cid:paraId="2B962BFA" w16cid:durableId="23DF544D"/>
  <w16cid:commentId w16cid:paraId="71AD4EAA" w16cid:durableId="23DF5536"/>
  <w16cid:commentId w16cid:paraId="195BEC00" w16cid:durableId="23DF54FD"/>
  <w16cid:commentId w16cid:paraId="56C4AA4F" w16cid:durableId="23DF554A"/>
  <w16cid:commentId w16cid:paraId="0C73CCF3" w16cid:durableId="23DF8DAB"/>
  <w16cid:commentId w16cid:paraId="400207E4" w16cid:durableId="23DF8DB9"/>
  <w16cid:commentId w16cid:paraId="67EBF70F" w16cid:durableId="23DF8DD9"/>
  <w16cid:commentId w16cid:paraId="2141B11F" w16cid:durableId="23DF8DF9"/>
  <w16cid:commentId w16cid:paraId="79D3E565" w16cid:durableId="23DF8E8C"/>
  <w16cid:commentId w16cid:paraId="41FE8981" w16cid:durableId="23DF9B87"/>
  <w16cid:commentId w16cid:paraId="5385240E" w16cid:durableId="23E07D96"/>
  <w16cid:commentId w16cid:paraId="7278BB78" w16cid:durableId="23E07D97"/>
  <w16cid:commentId w16cid:paraId="682A45DE" w16cid:durableId="23E07D98"/>
  <w16cid:commentId w16cid:paraId="6C04FF28" w16cid:durableId="23E07D99"/>
  <w16cid:commentId w16cid:paraId="0838779E" w16cid:durableId="23E07D9A"/>
  <w16cid:commentId w16cid:paraId="2FEC97D9" w16cid:durableId="23E07D9B"/>
  <w16cid:commentId w16cid:paraId="424C3C4F" w16cid:durableId="23E081CA"/>
  <w16cid:commentId w16cid:paraId="40B9794E" w16cid:durableId="23E081E5"/>
  <w16cid:commentId w16cid:paraId="05456185" w16cid:durableId="23E082BF"/>
  <w16cid:commentId w16cid:paraId="4FB36259" w16cid:durableId="23E08314"/>
  <w16cid:commentId w16cid:paraId="6ECEB5DB" w16cid:durableId="23E083E5"/>
  <w16cid:commentId w16cid:paraId="4484A2CE" w16cid:durableId="23E084F0"/>
  <w16cid:commentId w16cid:paraId="5EC421E1" w16cid:durableId="23E087C2"/>
  <w16cid:commentId w16cid:paraId="79FEE75F" w16cid:durableId="23E08520"/>
  <w16cid:commentId w16cid:paraId="1B8F5620" w16cid:durableId="23E07D9D"/>
  <w16cid:commentId w16cid:paraId="51D1E570" w16cid:durableId="23E085E3"/>
  <w16cid:commentId w16cid:paraId="641BE412" w16cid:durableId="23E08DED"/>
  <w16cid:commentId w16cid:paraId="483F7087" w16cid:durableId="23E08E0F"/>
  <w16cid:commentId w16cid:paraId="7C0944CA" w16cid:durableId="23E08EA3"/>
  <w16cid:commentId w16cid:paraId="7B067852" w16cid:durableId="23E08E2F"/>
  <w16cid:commentId w16cid:paraId="1895F7B9" w16cid:durableId="23E08FD6"/>
  <w16cid:commentId w16cid:paraId="514FA496" w16cid:durableId="23E0982F"/>
  <w16cid:commentId w16cid:paraId="7275FB87" w16cid:durableId="23E09A4E"/>
  <w16cid:commentId w16cid:paraId="6453620C" w16cid:durableId="23E09ABD"/>
  <w16cid:commentId w16cid:paraId="56750464" w16cid:durableId="23E0A0DB"/>
  <w16cid:commentId w16cid:paraId="38F9910C" w16cid:durableId="23E0A0FC"/>
  <w16cid:commentId w16cid:paraId="6B641C55" w16cid:durableId="23E0A283"/>
  <w16cid:commentId w16cid:paraId="258AABE9" w16cid:durableId="23E0A365"/>
  <w16cid:commentId w16cid:paraId="36178B44" w16cid:durableId="23DF6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1906B" w14:textId="77777777" w:rsidR="00800B90" w:rsidRDefault="00800B90">
      <w:r>
        <w:separator/>
      </w:r>
    </w:p>
  </w:endnote>
  <w:endnote w:type="continuationSeparator" w:id="0">
    <w:p w14:paraId="7D317ABF" w14:textId="77777777" w:rsidR="00800B90" w:rsidRDefault="00800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010D61" w:rsidRDefault="00010D61"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010D61" w:rsidRDefault="00010D61"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010D61" w:rsidRDefault="00010D6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6D0E6C9C" w:rsidR="00010D61" w:rsidRDefault="00010D61">
        <w:pPr>
          <w:pStyle w:val="Footer"/>
          <w:jc w:val="center"/>
        </w:pPr>
        <w:r>
          <w:fldChar w:fldCharType="begin"/>
        </w:r>
        <w:r>
          <w:instrText xml:space="preserve"> PAGE   \* MERGEFORMAT </w:instrText>
        </w:r>
        <w:r>
          <w:fldChar w:fldCharType="separate"/>
        </w:r>
        <w:r>
          <w:rPr>
            <w:noProof/>
          </w:rPr>
          <w:t>80</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419EF56B" w:rsidR="00010D61" w:rsidRDefault="00010D61">
    <w:pPr>
      <w:pStyle w:val="Footer"/>
      <w:jc w:val="center"/>
    </w:pPr>
    <w:r>
      <w:fldChar w:fldCharType="begin"/>
    </w:r>
    <w:r>
      <w:instrText xml:space="preserve"> PAGE   \* MERGEFORMAT </w:instrText>
    </w:r>
    <w:r>
      <w:fldChar w:fldCharType="separate"/>
    </w:r>
    <w:r>
      <w:rPr>
        <w:noProof/>
      </w:rPr>
      <w:t>100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6963147A" w:rsidR="00010D61" w:rsidRPr="009C588B" w:rsidRDefault="00010D61" w:rsidP="00303058">
    <w:pPr>
      <w:pStyle w:val="Footer"/>
      <w:jc w:val="center"/>
    </w:pPr>
    <w:r>
      <w:fldChar w:fldCharType="begin"/>
    </w:r>
    <w:r>
      <w:instrText xml:space="preserve"> PAGE   \* MERGEFORMAT </w:instrText>
    </w:r>
    <w:r>
      <w:fldChar w:fldCharType="separate"/>
    </w:r>
    <w:r>
      <w:rPr>
        <w:noProof/>
      </w:rPr>
      <w:t>101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010D61" w:rsidRDefault="00010D6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8BEF3" w14:textId="77777777" w:rsidR="00800B90" w:rsidRDefault="00800B90">
      <w:r>
        <w:separator/>
      </w:r>
    </w:p>
  </w:footnote>
  <w:footnote w:type="continuationSeparator" w:id="0">
    <w:p w14:paraId="1F81D126" w14:textId="77777777" w:rsidR="00800B90" w:rsidRDefault="00800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010D61" w:rsidRDefault="00010D6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010D61" w:rsidRDefault="00010D6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010D61" w:rsidRDefault="00010D6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4DA1C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8DB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CCB8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949A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E4F9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12B1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F0417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DCC0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A615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1A54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l Pine">
    <w15:presenceInfo w15:providerId="None" w15:userId="Bill Pine"/>
  </w15:person>
  <w15:person w15:author="Bill Pine [2]">
    <w15:presenceInfo w15:providerId="AD" w15:userId="S::billpine@ufl.edu::484b8fee-3ec8-492f-a4e1-64cc3716f77d"/>
  </w15:person>
  <w15:person w15:author="Moreno,Melissa M">
    <w15:presenceInfo w15:providerId="AD" w15:userId="S::melimore86@ufl.edu::d865c150-a081-4a02-9cdf-1beb752245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0NzYxNjY2sDAAspV0lIJTi4sz8/NACoxrAS4N3kksAAAA"/>
  </w:docVars>
  <w:rsids>
    <w:rsidRoot w:val="001949BD"/>
    <w:rsid w:val="00000382"/>
    <w:rsid w:val="000021FB"/>
    <w:rsid w:val="000030AE"/>
    <w:rsid w:val="000037A5"/>
    <w:rsid w:val="00004318"/>
    <w:rsid w:val="00007DA7"/>
    <w:rsid w:val="00010D61"/>
    <w:rsid w:val="00013EC3"/>
    <w:rsid w:val="000149AD"/>
    <w:rsid w:val="00015E37"/>
    <w:rsid w:val="000163F8"/>
    <w:rsid w:val="00016EEB"/>
    <w:rsid w:val="00017E7C"/>
    <w:rsid w:val="000202B1"/>
    <w:rsid w:val="000220CB"/>
    <w:rsid w:val="000228A3"/>
    <w:rsid w:val="00023E77"/>
    <w:rsid w:val="000249BF"/>
    <w:rsid w:val="00024AE2"/>
    <w:rsid w:val="00024C17"/>
    <w:rsid w:val="00025429"/>
    <w:rsid w:val="0002594B"/>
    <w:rsid w:val="00026D95"/>
    <w:rsid w:val="000315FA"/>
    <w:rsid w:val="00031EBD"/>
    <w:rsid w:val="00033B99"/>
    <w:rsid w:val="00033F39"/>
    <w:rsid w:val="00035946"/>
    <w:rsid w:val="00035D64"/>
    <w:rsid w:val="00044F94"/>
    <w:rsid w:val="00046535"/>
    <w:rsid w:val="00047605"/>
    <w:rsid w:val="00047F55"/>
    <w:rsid w:val="00050299"/>
    <w:rsid w:val="000506BA"/>
    <w:rsid w:val="00051AD7"/>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2F99"/>
    <w:rsid w:val="00074F33"/>
    <w:rsid w:val="00076887"/>
    <w:rsid w:val="00076EF8"/>
    <w:rsid w:val="00077D9F"/>
    <w:rsid w:val="000805BD"/>
    <w:rsid w:val="0008131E"/>
    <w:rsid w:val="0008135D"/>
    <w:rsid w:val="00081438"/>
    <w:rsid w:val="000819EC"/>
    <w:rsid w:val="00082323"/>
    <w:rsid w:val="00082C93"/>
    <w:rsid w:val="00083333"/>
    <w:rsid w:val="00083C1C"/>
    <w:rsid w:val="00085B27"/>
    <w:rsid w:val="00085B52"/>
    <w:rsid w:val="00093858"/>
    <w:rsid w:val="000960AC"/>
    <w:rsid w:val="00097608"/>
    <w:rsid w:val="000A0A37"/>
    <w:rsid w:val="000A0E95"/>
    <w:rsid w:val="000A28F5"/>
    <w:rsid w:val="000A3B01"/>
    <w:rsid w:val="000A5BD7"/>
    <w:rsid w:val="000A668B"/>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654B"/>
    <w:rsid w:val="000D77B9"/>
    <w:rsid w:val="000D78FB"/>
    <w:rsid w:val="000E00AA"/>
    <w:rsid w:val="000E0545"/>
    <w:rsid w:val="000E1262"/>
    <w:rsid w:val="000E2782"/>
    <w:rsid w:val="000E330F"/>
    <w:rsid w:val="000E33AA"/>
    <w:rsid w:val="000E384F"/>
    <w:rsid w:val="000E444B"/>
    <w:rsid w:val="000E69A8"/>
    <w:rsid w:val="000E6FE8"/>
    <w:rsid w:val="000F1EAD"/>
    <w:rsid w:val="000F5847"/>
    <w:rsid w:val="00101C36"/>
    <w:rsid w:val="0010261E"/>
    <w:rsid w:val="001044F9"/>
    <w:rsid w:val="00104FCF"/>
    <w:rsid w:val="00105930"/>
    <w:rsid w:val="00105E43"/>
    <w:rsid w:val="00107CF5"/>
    <w:rsid w:val="001101D5"/>
    <w:rsid w:val="00110E1E"/>
    <w:rsid w:val="00111F5B"/>
    <w:rsid w:val="0011310C"/>
    <w:rsid w:val="00114B81"/>
    <w:rsid w:val="00117132"/>
    <w:rsid w:val="00117F1B"/>
    <w:rsid w:val="00122E99"/>
    <w:rsid w:val="00125207"/>
    <w:rsid w:val="001269F3"/>
    <w:rsid w:val="00130493"/>
    <w:rsid w:val="0013068A"/>
    <w:rsid w:val="001317C9"/>
    <w:rsid w:val="00131C63"/>
    <w:rsid w:val="00133FBA"/>
    <w:rsid w:val="0013519A"/>
    <w:rsid w:val="00135E95"/>
    <w:rsid w:val="0013626D"/>
    <w:rsid w:val="00136899"/>
    <w:rsid w:val="001379E0"/>
    <w:rsid w:val="0014048F"/>
    <w:rsid w:val="001407CB"/>
    <w:rsid w:val="00140B14"/>
    <w:rsid w:val="00141083"/>
    <w:rsid w:val="0014220C"/>
    <w:rsid w:val="001437D3"/>
    <w:rsid w:val="00146564"/>
    <w:rsid w:val="00146F72"/>
    <w:rsid w:val="00146FDC"/>
    <w:rsid w:val="001471A3"/>
    <w:rsid w:val="00147335"/>
    <w:rsid w:val="001477BF"/>
    <w:rsid w:val="00150600"/>
    <w:rsid w:val="001535BD"/>
    <w:rsid w:val="00153E7F"/>
    <w:rsid w:val="0015456B"/>
    <w:rsid w:val="00160E7A"/>
    <w:rsid w:val="001622E1"/>
    <w:rsid w:val="00162EEB"/>
    <w:rsid w:val="001645E7"/>
    <w:rsid w:val="00165E36"/>
    <w:rsid w:val="00166A92"/>
    <w:rsid w:val="00167A4F"/>
    <w:rsid w:val="00167D4D"/>
    <w:rsid w:val="00172431"/>
    <w:rsid w:val="00172763"/>
    <w:rsid w:val="00174A6E"/>
    <w:rsid w:val="00175580"/>
    <w:rsid w:val="001756A6"/>
    <w:rsid w:val="00175E78"/>
    <w:rsid w:val="001800DD"/>
    <w:rsid w:val="001802E1"/>
    <w:rsid w:val="00180607"/>
    <w:rsid w:val="0018186D"/>
    <w:rsid w:val="0018221F"/>
    <w:rsid w:val="00183656"/>
    <w:rsid w:val="001847DE"/>
    <w:rsid w:val="0018530B"/>
    <w:rsid w:val="00185BB6"/>
    <w:rsid w:val="001921E5"/>
    <w:rsid w:val="001949BD"/>
    <w:rsid w:val="0019652F"/>
    <w:rsid w:val="00196902"/>
    <w:rsid w:val="001A19B3"/>
    <w:rsid w:val="001A23EF"/>
    <w:rsid w:val="001A3E1A"/>
    <w:rsid w:val="001A4387"/>
    <w:rsid w:val="001A569B"/>
    <w:rsid w:val="001A798F"/>
    <w:rsid w:val="001B073D"/>
    <w:rsid w:val="001B093B"/>
    <w:rsid w:val="001B1251"/>
    <w:rsid w:val="001B1BAA"/>
    <w:rsid w:val="001B260C"/>
    <w:rsid w:val="001B2FB8"/>
    <w:rsid w:val="001B3F87"/>
    <w:rsid w:val="001B616D"/>
    <w:rsid w:val="001C43A4"/>
    <w:rsid w:val="001C4842"/>
    <w:rsid w:val="001C686E"/>
    <w:rsid w:val="001C69D5"/>
    <w:rsid w:val="001C6DD5"/>
    <w:rsid w:val="001C7925"/>
    <w:rsid w:val="001D20D1"/>
    <w:rsid w:val="001D3016"/>
    <w:rsid w:val="001D3D62"/>
    <w:rsid w:val="001D47B9"/>
    <w:rsid w:val="001E002B"/>
    <w:rsid w:val="001E7468"/>
    <w:rsid w:val="001E79ED"/>
    <w:rsid w:val="001E7FA5"/>
    <w:rsid w:val="001F407A"/>
    <w:rsid w:val="001F4520"/>
    <w:rsid w:val="001F6386"/>
    <w:rsid w:val="001F6525"/>
    <w:rsid w:val="001F775F"/>
    <w:rsid w:val="00201771"/>
    <w:rsid w:val="002023A7"/>
    <w:rsid w:val="0020283D"/>
    <w:rsid w:val="002069B5"/>
    <w:rsid w:val="002102ED"/>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7E1"/>
    <w:rsid w:val="00264F8F"/>
    <w:rsid w:val="0026766A"/>
    <w:rsid w:val="002679B7"/>
    <w:rsid w:val="00267B34"/>
    <w:rsid w:val="00271D49"/>
    <w:rsid w:val="002734A2"/>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6D2"/>
    <w:rsid w:val="002B2C68"/>
    <w:rsid w:val="002B2FE1"/>
    <w:rsid w:val="002B61A5"/>
    <w:rsid w:val="002B7624"/>
    <w:rsid w:val="002C1F18"/>
    <w:rsid w:val="002C4B2D"/>
    <w:rsid w:val="002C5A41"/>
    <w:rsid w:val="002C6E67"/>
    <w:rsid w:val="002C7D8A"/>
    <w:rsid w:val="002D011D"/>
    <w:rsid w:val="002D0553"/>
    <w:rsid w:val="002D4BAD"/>
    <w:rsid w:val="002D51ED"/>
    <w:rsid w:val="002D5E2E"/>
    <w:rsid w:val="002D6611"/>
    <w:rsid w:val="002D703A"/>
    <w:rsid w:val="002E1546"/>
    <w:rsid w:val="002E37CA"/>
    <w:rsid w:val="002E765B"/>
    <w:rsid w:val="002F0B1C"/>
    <w:rsid w:val="002F0E10"/>
    <w:rsid w:val="002F1441"/>
    <w:rsid w:val="002F2380"/>
    <w:rsid w:val="002F3013"/>
    <w:rsid w:val="002F45AC"/>
    <w:rsid w:val="002F4BA0"/>
    <w:rsid w:val="002F76F1"/>
    <w:rsid w:val="002F7F8D"/>
    <w:rsid w:val="00302166"/>
    <w:rsid w:val="00303058"/>
    <w:rsid w:val="003034A9"/>
    <w:rsid w:val="00303A31"/>
    <w:rsid w:val="003047DA"/>
    <w:rsid w:val="00304979"/>
    <w:rsid w:val="00305D7F"/>
    <w:rsid w:val="00306490"/>
    <w:rsid w:val="00307F96"/>
    <w:rsid w:val="00310861"/>
    <w:rsid w:val="00311645"/>
    <w:rsid w:val="003116D4"/>
    <w:rsid w:val="00311861"/>
    <w:rsid w:val="00312BBC"/>
    <w:rsid w:val="00313011"/>
    <w:rsid w:val="00313524"/>
    <w:rsid w:val="00313F8D"/>
    <w:rsid w:val="0031536B"/>
    <w:rsid w:val="00315DC6"/>
    <w:rsid w:val="00316807"/>
    <w:rsid w:val="0031752F"/>
    <w:rsid w:val="00317A83"/>
    <w:rsid w:val="003209BF"/>
    <w:rsid w:val="00321943"/>
    <w:rsid w:val="003261F5"/>
    <w:rsid w:val="00327ABB"/>
    <w:rsid w:val="00327B67"/>
    <w:rsid w:val="00327FD8"/>
    <w:rsid w:val="0033783A"/>
    <w:rsid w:val="003414DE"/>
    <w:rsid w:val="00343EE8"/>
    <w:rsid w:val="0035198E"/>
    <w:rsid w:val="00352F80"/>
    <w:rsid w:val="0035317E"/>
    <w:rsid w:val="003545DB"/>
    <w:rsid w:val="003607E1"/>
    <w:rsid w:val="00361E9B"/>
    <w:rsid w:val="003631F0"/>
    <w:rsid w:val="003638C8"/>
    <w:rsid w:val="00364399"/>
    <w:rsid w:val="00365468"/>
    <w:rsid w:val="00365D08"/>
    <w:rsid w:val="003661F5"/>
    <w:rsid w:val="00367124"/>
    <w:rsid w:val="003700AF"/>
    <w:rsid w:val="0037053D"/>
    <w:rsid w:val="00370C78"/>
    <w:rsid w:val="003710B2"/>
    <w:rsid w:val="00374AB0"/>
    <w:rsid w:val="00376A40"/>
    <w:rsid w:val="003808E7"/>
    <w:rsid w:val="00380ABF"/>
    <w:rsid w:val="003824DB"/>
    <w:rsid w:val="00384CE2"/>
    <w:rsid w:val="00385A95"/>
    <w:rsid w:val="00385B7C"/>
    <w:rsid w:val="00387140"/>
    <w:rsid w:val="003871FA"/>
    <w:rsid w:val="0039237A"/>
    <w:rsid w:val="00392B1A"/>
    <w:rsid w:val="00393550"/>
    <w:rsid w:val="00393DD6"/>
    <w:rsid w:val="00394027"/>
    <w:rsid w:val="00397459"/>
    <w:rsid w:val="00397ACC"/>
    <w:rsid w:val="003A257A"/>
    <w:rsid w:val="003A38EB"/>
    <w:rsid w:val="003A6F3E"/>
    <w:rsid w:val="003A79CA"/>
    <w:rsid w:val="003B4E13"/>
    <w:rsid w:val="003B4E5A"/>
    <w:rsid w:val="003B5076"/>
    <w:rsid w:val="003B55D8"/>
    <w:rsid w:val="003B6597"/>
    <w:rsid w:val="003B7E41"/>
    <w:rsid w:val="003C0897"/>
    <w:rsid w:val="003C0B73"/>
    <w:rsid w:val="003C0B76"/>
    <w:rsid w:val="003C16D9"/>
    <w:rsid w:val="003C1787"/>
    <w:rsid w:val="003D31C9"/>
    <w:rsid w:val="003D6359"/>
    <w:rsid w:val="003D699C"/>
    <w:rsid w:val="003D6A76"/>
    <w:rsid w:val="003E145D"/>
    <w:rsid w:val="003E20A2"/>
    <w:rsid w:val="003E241D"/>
    <w:rsid w:val="003E785B"/>
    <w:rsid w:val="003E7F7E"/>
    <w:rsid w:val="003F036F"/>
    <w:rsid w:val="003F07CF"/>
    <w:rsid w:val="003F121A"/>
    <w:rsid w:val="003F3CFC"/>
    <w:rsid w:val="003F47AC"/>
    <w:rsid w:val="003F5018"/>
    <w:rsid w:val="003F5807"/>
    <w:rsid w:val="003F6D2E"/>
    <w:rsid w:val="003F7017"/>
    <w:rsid w:val="00400CC7"/>
    <w:rsid w:val="00401799"/>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126"/>
    <w:rsid w:val="00471370"/>
    <w:rsid w:val="00471FA5"/>
    <w:rsid w:val="004726A3"/>
    <w:rsid w:val="0047728E"/>
    <w:rsid w:val="0048023F"/>
    <w:rsid w:val="00482147"/>
    <w:rsid w:val="00484A53"/>
    <w:rsid w:val="00485C33"/>
    <w:rsid w:val="004868D5"/>
    <w:rsid w:val="00490C47"/>
    <w:rsid w:val="00492792"/>
    <w:rsid w:val="004929C3"/>
    <w:rsid w:val="00496FA8"/>
    <w:rsid w:val="004A01EC"/>
    <w:rsid w:val="004A1924"/>
    <w:rsid w:val="004A30B7"/>
    <w:rsid w:val="004A6038"/>
    <w:rsid w:val="004A69E7"/>
    <w:rsid w:val="004B1D1B"/>
    <w:rsid w:val="004B2F9B"/>
    <w:rsid w:val="004B5011"/>
    <w:rsid w:val="004B56BF"/>
    <w:rsid w:val="004B6785"/>
    <w:rsid w:val="004C0B4C"/>
    <w:rsid w:val="004C2EB0"/>
    <w:rsid w:val="004C491A"/>
    <w:rsid w:val="004C4B7C"/>
    <w:rsid w:val="004C61E3"/>
    <w:rsid w:val="004C68AC"/>
    <w:rsid w:val="004C7C83"/>
    <w:rsid w:val="004D2C6B"/>
    <w:rsid w:val="004D3DFF"/>
    <w:rsid w:val="004D7F0B"/>
    <w:rsid w:val="004E19BD"/>
    <w:rsid w:val="004E1A34"/>
    <w:rsid w:val="004E4E25"/>
    <w:rsid w:val="004E56FE"/>
    <w:rsid w:val="004E604D"/>
    <w:rsid w:val="004E615B"/>
    <w:rsid w:val="004E6E8E"/>
    <w:rsid w:val="004E7138"/>
    <w:rsid w:val="004E7D3C"/>
    <w:rsid w:val="004F06E7"/>
    <w:rsid w:val="004F17A5"/>
    <w:rsid w:val="004F31D5"/>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7087"/>
    <w:rsid w:val="00531061"/>
    <w:rsid w:val="00531287"/>
    <w:rsid w:val="00531BA2"/>
    <w:rsid w:val="005340D2"/>
    <w:rsid w:val="00537A99"/>
    <w:rsid w:val="00540BD5"/>
    <w:rsid w:val="00540F46"/>
    <w:rsid w:val="00541E62"/>
    <w:rsid w:val="00543DA8"/>
    <w:rsid w:val="00544EE4"/>
    <w:rsid w:val="00547726"/>
    <w:rsid w:val="00550776"/>
    <w:rsid w:val="00551015"/>
    <w:rsid w:val="00552290"/>
    <w:rsid w:val="00553088"/>
    <w:rsid w:val="005534D1"/>
    <w:rsid w:val="0055368D"/>
    <w:rsid w:val="00556045"/>
    <w:rsid w:val="00557570"/>
    <w:rsid w:val="0056065E"/>
    <w:rsid w:val="0056241B"/>
    <w:rsid w:val="00564DE4"/>
    <w:rsid w:val="00567848"/>
    <w:rsid w:val="005724D0"/>
    <w:rsid w:val="00575BA2"/>
    <w:rsid w:val="00575E50"/>
    <w:rsid w:val="00580D06"/>
    <w:rsid w:val="00580EB9"/>
    <w:rsid w:val="00580EC5"/>
    <w:rsid w:val="0058272A"/>
    <w:rsid w:val="00585588"/>
    <w:rsid w:val="00586619"/>
    <w:rsid w:val="0058735C"/>
    <w:rsid w:val="00592E67"/>
    <w:rsid w:val="0059352F"/>
    <w:rsid w:val="0059380A"/>
    <w:rsid w:val="00593EF5"/>
    <w:rsid w:val="00595190"/>
    <w:rsid w:val="005A0C48"/>
    <w:rsid w:val="005A1C3C"/>
    <w:rsid w:val="005A386B"/>
    <w:rsid w:val="005A4833"/>
    <w:rsid w:val="005A6F7D"/>
    <w:rsid w:val="005B06DD"/>
    <w:rsid w:val="005B13AB"/>
    <w:rsid w:val="005B1D27"/>
    <w:rsid w:val="005B1D56"/>
    <w:rsid w:val="005B29E1"/>
    <w:rsid w:val="005B4932"/>
    <w:rsid w:val="005B5AB8"/>
    <w:rsid w:val="005B749D"/>
    <w:rsid w:val="005C37DB"/>
    <w:rsid w:val="005C59C0"/>
    <w:rsid w:val="005C5E33"/>
    <w:rsid w:val="005D1C8F"/>
    <w:rsid w:val="005D4D91"/>
    <w:rsid w:val="005D6FCA"/>
    <w:rsid w:val="005E04A7"/>
    <w:rsid w:val="005E2A01"/>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164FE"/>
    <w:rsid w:val="00620234"/>
    <w:rsid w:val="00620B2D"/>
    <w:rsid w:val="00620C9B"/>
    <w:rsid w:val="00621F05"/>
    <w:rsid w:val="006221A6"/>
    <w:rsid w:val="00623B76"/>
    <w:rsid w:val="00624AC0"/>
    <w:rsid w:val="006256D2"/>
    <w:rsid w:val="00626A03"/>
    <w:rsid w:val="0062700E"/>
    <w:rsid w:val="00630EE8"/>
    <w:rsid w:val="00631AF0"/>
    <w:rsid w:val="00631E06"/>
    <w:rsid w:val="00636275"/>
    <w:rsid w:val="006363D2"/>
    <w:rsid w:val="00637B19"/>
    <w:rsid w:val="006416E1"/>
    <w:rsid w:val="0064288B"/>
    <w:rsid w:val="0064629B"/>
    <w:rsid w:val="00651FB3"/>
    <w:rsid w:val="006567C0"/>
    <w:rsid w:val="0066046C"/>
    <w:rsid w:val="00660CD7"/>
    <w:rsid w:val="006611AB"/>
    <w:rsid w:val="00661FE7"/>
    <w:rsid w:val="006637F9"/>
    <w:rsid w:val="00663FEF"/>
    <w:rsid w:val="006657E1"/>
    <w:rsid w:val="0066673B"/>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6D5"/>
    <w:rsid w:val="006958ED"/>
    <w:rsid w:val="00695B51"/>
    <w:rsid w:val="00697976"/>
    <w:rsid w:val="006A06F2"/>
    <w:rsid w:val="006A58E7"/>
    <w:rsid w:val="006A72E3"/>
    <w:rsid w:val="006B1358"/>
    <w:rsid w:val="006B31DD"/>
    <w:rsid w:val="006B5BED"/>
    <w:rsid w:val="006B5F53"/>
    <w:rsid w:val="006B623A"/>
    <w:rsid w:val="006B6435"/>
    <w:rsid w:val="006C1D2E"/>
    <w:rsid w:val="006C46C3"/>
    <w:rsid w:val="006C4CEC"/>
    <w:rsid w:val="006D3498"/>
    <w:rsid w:val="006D5015"/>
    <w:rsid w:val="006D56F1"/>
    <w:rsid w:val="006E081A"/>
    <w:rsid w:val="006E1C35"/>
    <w:rsid w:val="006E2958"/>
    <w:rsid w:val="006E342A"/>
    <w:rsid w:val="006E3BE7"/>
    <w:rsid w:val="006E4827"/>
    <w:rsid w:val="006E4A6F"/>
    <w:rsid w:val="006E5F06"/>
    <w:rsid w:val="006E6884"/>
    <w:rsid w:val="006F0053"/>
    <w:rsid w:val="006F0CE6"/>
    <w:rsid w:val="006F1752"/>
    <w:rsid w:val="006F4281"/>
    <w:rsid w:val="006F43BF"/>
    <w:rsid w:val="006F5FE8"/>
    <w:rsid w:val="00701C63"/>
    <w:rsid w:val="00706F1D"/>
    <w:rsid w:val="00707087"/>
    <w:rsid w:val="007073ED"/>
    <w:rsid w:val="00711701"/>
    <w:rsid w:val="00712123"/>
    <w:rsid w:val="007139CE"/>
    <w:rsid w:val="007142C5"/>
    <w:rsid w:val="00716859"/>
    <w:rsid w:val="00722963"/>
    <w:rsid w:val="00723837"/>
    <w:rsid w:val="00726889"/>
    <w:rsid w:val="0072768E"/>
    <w:rsid w:val="00730151"/>
    <w:rsid w:val="00732709"/>
    <w:rsid w:val="00732BF2"/>
    <w:rsid w:val="00733DA2"/>
    <w:rsid w:val="00737556"/>
    <w:rsid w:val="00737780"/>
    <w:rsid w:val="0074241D"/>
    <w:rsid w:val="00742A85"/>
    <w:rsid w:val="007438D3"/>
    <w:rsid w:val="0074402D"/>
    <w:rsid w:val="00744963"/>
    <w:rsid w:val="00746624"/>
    <w:rsid w:val="00746F88"/>
    <w:rsid w:val="00750DB0"/>
    <w:rsid w:val="007518DE"/>
    <w:rsid w:val="007523A4"/>
    <w:rsid w:val="00753171"/>
    <w:rsid w:val="00762E6B"/>
    <w:rsid w:val="00763990"/>
    <w:rsid w:val="00763C58"/>
    <w:rsid w:val="00766F54"/>
    <w:rsid w:val="00767A38"/>
    <w:rsid w:val="0077166E"/>
    <w:rsid w:val="0077179C"/>
    <w:rsid w:val="00771F89"/>
    <w:rsid w:val="007724F7"/>
    <w:rsid w:val="00772F64"/>
    <w:rsid w:val="00774373"/>
    <w:rsid w:val="00774B78"/>
    <w:rsid w:val="00774BA9"/>
    <w:rsid w:val="00774CB6"/>
    <w:rsid w:val="007758BC"/>
    <w:rsid w:val="0077600E"/>
    <w:rsid w:val="007761D0"/>
    <w:rsid w:val="00776748"/>
    <w:rsid w:val="0078050C"/>
    <w:rsid w:val="00780A4E"/>
    <w:rsid w:val="007840B0"/>
    <w:rsid w:val="007858C9"/>
    <w:rsid w:val="00786C1A"/>
    <w:rsid w:val="00790FC8"/>
    <w:rsid w:val="007941F4"/>
    <w:rsid w:val="0079498B"/>
    <w:rsid w:val="007956F4"/>
    <w:rsid w:val="007A2D00"/>
    <w:rsid w:val="007A31B5"/>
    <w:rsid w:val="007A5527"/>
    <w:rsid w:val="007A64C2"/>
    <w:rsid w:val="007B0614"/>
    <w:rsid w:val="007B7ADC"/>
    <w:rsid w:val="007C28AB"/>
    <w:rsid w:val="007C500C"/>
    <w:rsid w:val="007C5097"/>
    <w:rsid w:val="007D1724"/>
    <w:rsid w:val="007D5606"/>
    <w:rsid w:val="007E1CA8"/>
    <w:rsid w:val="007E1CAB"/>
    <w:rsid w:val="007E5806"/>
    <w:rsid w:val="007E77B4"/>
    <w:rsid w:val="007F0C31"/>
    <w:rsid w:val="007F2A7C"/>
    <w:rsid w:val="007F3052"/>
    <w:rsid w:val="007F4155"/>
    <w:rsid w:val="007F4F79"/>
    <w:rsid w:val="007F61BC"/>
    <w:rsid w:val="007F7510"/>
    <w:rsid w:val="007F7FE1"/>
    <w:rsid w:val="0080092B"/>
    <w:rsid w:val="00800B90"/>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C63"/>
    <w:rsid w:val="00835477"/>
    <w:rsid w:val="00841D68"/>
    <w:rsid w:val="0084680F"/>
    <w:rsid w:val="00846D90"/>
    <w:rsid w:val="00852917"/>
    <w:rsid w:val="00854907"/>
    <w:rsid w:val="00855A9B"/>
    <w:rsid w:val="00856F70"/>
    <w:rsid w:val="00860310"/>
    <w:rsid w:val="00860C8F"/>
    <w:rsid w:val="00862249"/>
    <w:rsid w:val="0087068A"/>
    <w:rsid w:val="00870D62"/>
    <w:rsid w:val="00870FCB"/>
    <w:rsid w:val="00871E85"/>
    <w:rsid w:val="00873298"/>
    <w:rsid w:val="00877B11"/>
    <w:rsid w:val="00880E6B"/>
    <w:rsid w:val="00881472"/>
    <w:rsid w:val="00882943"/>
    <w:rsid w:val="0088360F"/>
    <w:rsid w:val="00883EF5"/>
    <w:rsid w:val="00884367"/>
    <w:rsid w:val="0088553E"/>
    <w:rsid w:val="008878DA"/>
    <w:rsid w:val="00887940"/>
    <w:rsid w:val="00890309"/>
    <w:rsid w:val="0089035C"/>
    <w:rsid w:val="008932C2"/>
    <w:rsid w:val="00893FC3"/>
    <w:rsid w:val="00894116"/>
    <w:rsid w:val="00894194"/>
    <w:rsid w:val="00895787"/>
    <w:rsid w:val="00897BBF"/>
    <w:rsid w:val="008A0263"/>
    <w:rsid w:val="008A0D50"/>
    <w:rsid w:val="008A2658"/>
    <w:rsid w:val="008A2F85"/>
    <w:rsid w:val="008A368E"/>
    <w:rsid w:val="008A4F10"/>
    <w:rsid w:val="008A5668"/>
    <w:rsid w:val="008A61F4"/>
    <w:rsid w:val="008A7A2D"/>
    <w:rsid w:val="008B1DD1"/>
    <w:rsid w:val="008B2B12"/>
    <w:rsid w:val="008B32D1"/>
    <w:rsid w:val="008B3590"/>
    <w:rsid w:val="008B54F5"/>
    <w:rsid w:val="008B6CCB"/>
    <w:rsid w:val="008B74AA"/>
    <w:rsid w:val="008C0F26"/>
    <w:rsid w:val="008C1C53"/>
    <w:rsid w:val="008C226F"/>
    <w:rsid w:val="008C2CC8"/>
    <w:rsid w:val="008C3129"/>
    <w:rsid w:val="008C4D81"/>
    <w:rsid w:val="008C571B"/>
    <w:rsid w:val="008D2234"/>
    <w:rsid w:val="008D4547"/>
    <w:rsid w:val="008D67C1"/>
    <w:rsid w:val="008D7753"/>
    <w:rsid w:val="008E2166"/>
    <w:rsid w:val="008E2183"/>
    <w:rsid w:val="008E4789"/>
    <w:rsid w:val="008E52DB"/>
    <w:rsid w:val="008E5ED2"/>
    <w:rsid w:val="008E7137"/>
    <w:rsid w:val="008E7284"/>
    <w:rsid w:val="008E7E8B"/>
    <w:rsid w:val="008F0C66"/>
    <w:rsid w:val="008F2DD1"/>
    <w:rsid w:val="008F37EF"/>
    <w:rsid w:val="008F3CAE"/>
    <w:rsid w:val="008F5504"/>
    <w:rsid w:val="008F6BB3"/>
    <w:rsid w:val="008F7005"/>
    <w:rsid w:val="008F73D8"/>
    <w:rsid w:val="00901CB9"/>
    <w:rsid w:val="00902C67"/>
    <w:rsid w:val="00910114"/>
    <w:rsid w:val="00912C4D"/>
    <w:rsid w:val="00913AF7"/>
    <w:rsid w:val="0091416D"/>
    <w:rsid w:val="00914E51"/>
    <w:rsid w:val="00916D61"/>
    <w:rsid w:val="009173A8"/>
    <w:rsid w:val="00924376"/>
    <w:rsid w:val="009249E5"/>
    <w:rsid w:val="009252C5"/>
    <w:rsid w:val="00926B43"/>
    <w:rsid w:val="00933B8E"/>
    <w:rsid w:val="00933E4D"/>
    <w:rsid w:val="00935DDE"/>
    <w:rsid w:val="00936369"/>
    <w:rsid w:val="00940F57"/>
    <w:rsid w:val="00942D46"/>
    <w:rsid w:val="00943492"/>
    <w:rsid w:val="00943772"/>
    <w:rsid w:val="00944D6C"/>
    <w:rsid w:val="00960697"/>
    <w:rsid w:val="00961B45"/>
    <w:rsid w:val="00964928"/>
    <w:rsid w:val="009670FC"/>
    <w:rsid w:val="00967658"/>
    <w:rsid w:val="00967CC9"/>
    <w:rsid w:val="009704A8"/>
    <w:rsid w:val="009719D2"/>
    <w:rsid w:val="0097425C"/>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3387"/>
    <w:rsid w:val="009B64A6"/>
    <w:rsid w:val="009C0392"/>
    <w:rsid w:val="009C1E07"/>
    <w:rsid w:val="009C588B"/>
    <w:rsid w:val="009D1094"/>
    <w:rsid w:val="009D235D"/>
    <w:rsid w:val="009D33B2"/>
    <w:rsid w:val="009D3967"/>
    <w:rsid w:val="009D3D22"/>
    <w:rsid w:val="009D46C8"/>
    <w:rsid w:val="009D4719"/>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16C0D"/>
    <w:rsid w:val="00A23D70"/>
    <w:rsid w:val="00A24162"/>
    <w:rsid w:val="00A24D1E"/>
    <w:rsid w:val="00A27AF9"/>
    <w:rsid w:val="00A301EC"/>
    <w:rsid w:val="00A30F5D"/>
    <w:rsid w:val="00A314E6"/>
    <w:rsid w:val="00A31E8F"/>
    <w:rsid w:val="00A32070"/>
    <w:rsid w:val="00A34439"/>
    <w:rsid w:val="00A35095"/>
    <w:rsid w:val="00A3686D"/>
    <w:rsid w:val="00A400F4"/>
    <w:rsid w:val="00A404C2"/>
    <w:rsid w:val="00A4127C"/>
    <w:rsid w:val="00A43A36"/>
    <w:rsid w:val="00A43A7F"/>
    <w:rsid w:val="00A44AA3"/>
    <w:rsid w:val="00A44B5D"/>
    <w:rsid w:val="00A46058"/>
    <w:rsid w:val="00A46585"/>
    <w:rsid w:val="00A5055E"/>
    <w:rsid w:val="00A51AAE"/>
    <w:rsid w:val="00A56C91"/>
    <w:rsid w:val="00A56CF1"/>
    <w:rsid w:val="00A608A0"/>
    <w:rsid w:val="00A60C1B"/>
    <w:rsid w:val="00A60D93"/>
    <w:rsid w:val="00A659A1"/>
    <w:rsid w:val="00A65B4B"/>
    <w:rsid w:val="00A67336"/>
    <w:rsid w:val="00A726AF"/>
    <w:rsid w:val="00A72E56"/>
    <w:rsid w:val="00A75844"/>
    <w:rsid w:val="00A766D5"/>
    <w:rsid w:val="00A76934"/>
    <w:rsid w:val="00A82AC9"/>
    <w:rsid w:val="00A85128"/>
    <w:rsid w:val="00A90267"/>
    <w:rsid w:val="00A91235"/>
    <w:rsid w:val="00A9449D"/>
    <w:rsid w:val="00A94851"/>
    <w:rsid w:val="00A952F8"/>
    <w:rsid w:val="00A95C9D"/>
    <w:rsid w:val="00A97F24"/>
    <w:rsid w:val="00AA19DB"/>
    <w:rsid w:val="00AA1E86"/>
    <w:rsid w:val="00AA5747"/>
    <w:rsid w:val="00AA660C"/>
    <w:rsid w:val="00AB257C"/>
    <w:rsid w:val="00AB341B"/>
    <w:rsid w:val="00AB3646"/>
    <w:rsid w:val="00AB4355"/>
    <w:rsid w:val="00AB4706"/>
    <w:rsid w:val="00AB602E"/>
    <w:rsid w:val="00AB7803"/>
    <w:rsid w:val="00AC0664"/>
    <w:rsid w:val="00AC0A45"/>
    <w:rsid w:val="00AC219D"/>
    <w:rsid w:val="00AC2EE7"/>
    <w:rsid w:val="00AC330C"/>
    <w:rsid w:val="00AC4A24"/>
    <w:rsid w:val="00AC51B0"/>
    <w:rsid w:val="00AC5966"/>
    <w:rsid w:val="00AC6670"/>
    <w:rsid w:val="00AD08B6"/>
    <w:rsid w:val="00AD1C9A"/>
    <w:rsid w:val="00AD1E1B"/>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510A"/>
    <w:rsid w:val="00B166E1"/>
    <w:rsid w:val="00B200A9"/>
    <w:rsid w:val="00B2197C"/>
    <w:rsid w:val="00B21B0E"/>
    <w:rsid w:val="00B225D3"/>
    <w:rsid w:val="00B230BC"/>
    <w:rsid w:val="00B25A52"/>
    <w:rsid w:val="00B25D67"/>
    <w:rsid w:val="00B275C6"/>
    <w:rsid w:val="00B30050"/>
    <w:rsid w:val="00B34650"/>
    <w:rsid w:val="00B35470"/>
    <w:rsid w:val="00B36E4A"/>
    <w:rsid w:val="00B407ED"/>
    <w:rsid w:val="00B40C71"/>
    <w:rsid w:val="00B437D8"/>
    <w:rsid w:val="00B449FD"/>
    <w:rsid w:val="00B50F40"/>
    <w:rsid w:val="00B51C8A"/>
    <w:rsid w:val="00B5471A"/>
    <w:rsid w:val="00B57981"/>
    <w:rsid w:val="00B6290D"/>
    <w:rsid w:val="00B64AE3"/>
    <w:rsid w:val="00B7351D"/>
    <w:rsid w:val="00B73E43"/>
    <w:rsid w:val="00B77D91"/>
    <w:rsid w:val="00B82ED4"/>
    <w:rsid w:val="00B841AC"/>
    <w:rsid w:val="00B85B60"/>
    <w:rsid w:val="00B86B14"/>
    <w:rsid w:val="00B87D08"/>
    <w:rsid w:val="00B903AA"/>
    <w:rsid w:val="00B92DDF"/>
    <w:rsid w:val="00B936F2"/>
    <w:rsid w:val="00B93B82"/>
    <w:rsid w:val="00B93BF5"/>
    <w:rsid w:val="00B942E3"/>
    <w:rsid w:val="00B94C56"/>
    <w:rsid w:val="00B9580A"/>
    <w:rsid w:val="00BA1E4E"/>
    <w:rsid w:val="00BA2261"/>
    <w:rsid w:val="00BA523A"/>
    <w:rsid w:val="00BA7D33"/>
    <w:rsid w:val="00BA7E2A"/>
    <w:rsid w:val="00BB0DCC"/>
    <w:rsid w:val="00BB1DDE"/>
    <w:rsid w:val="00BB2103"/>
    <w:rsid w:val="00BB2288"/>
    <w:rsid w:val="00BB22B6"/>
    <w:rsid w:val="00BB2CC0"/>
    <w:rsid w:val="00BC1724"/>
    <w:rsid w:val="00BC2324"/>
    <w:rsid w:val="00BC2D61"/>
    <w:rsid w:val="00BC4D81"/>
    <w:rsid w:val="00BC7344"/>
    <w:rsid w:val="00BD08A1"/>
    <w:rsid w:val="00BD20FF"/>
    <w:rsid w:val="00BD225A"/>
    <w:rsid w:val="00BD25E5"/>
    <w:rsid w:val="00BD302E"/>
    <w:rsid w:val="00BD3283"/>
    <w:rsid w:val="00BD4E4C"/>
    <w:rsid w:val="00BE1449"/>
    <w:rsid w:val="00BE2CDE"/>
    <w:rsid w:val="00BE4FDA"/>
    <w:rsid w:val="00BE5139"/>
    <w:rsid w:val="00BE66E9"/>
    <w:rsid w:val="00BE7244"/>
    <w:rsid w:val="00BF0319"/>
    <w:rsid w:val="00BF3422"/>
    <w:rsid w:val="00BF719D"/>
    <w:rsid w:val="00C07C79"/>
    <w:rsid w:val="00C167BA"/>
    <w:rsid w:val="00C174BE"/>
    <w:rsid w:val="00C231D6"/>
    <w:rsid w:val="00C23884"/>
    <w:rsid w:val="00C25771"/>
    <w:rsid w:val="00C26EEE"/>
    <w:rsid w:val="00C2763A"/>
    <w:rsid w:val="00C30887"/>
    <w:rsid w:val="00C314A0"/>
    <w:rsid w:val="00C32BB9"/>
    <w:rsid w:val="00C34936"/>
    <w:rsid w:val="00C37496"/>
    <w:rsid w:val="00C404E3"/>
    <w:rsid w:val="00C40FF3"/>
    <w:rsid w:val="00C42539"/>
    <w:rsid w:val="00C4408E"/>
    <w:rsid w:val="00C4482A"/>
    <w:rsid w:val="00C50E9A"/>
    <w:rsid w:val="00C512A9"/>
    <w:rsid w:val="00C54452"/>
    <w:rsid w:val="00C5524F"/>
    <w:rsid w:val="00C557F0"/>
    <w:rsid w:val="00C57681"/>
    <w:rsid w:val="00C61632"/>
    <w:rsid w:val="00C62D0E"/>
    <w:rsid w:val="00C64337"/>
    <w:rsid w:val="00C659F1"/>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8DC"/>
    <w:rsid w:val="00CA79F6"/>
    <w:rsid w:val="00CB0B92"/>
    <w:rsid w:val="00CB2853"/>
    <w:rsid w:val="00CB3303"/>
    <w:rsid w:val="00CB3AC0"/>
    <w:rsid w:val="00CB4EC9"/>
    <w:rsid w:val="00CB5E75"/>
    <w:rsid w:val="00CB697B"/>
    <w:rsid w:val="00CB76F2"/>
    <w:rsid w:val="00CC1A19"/>
    <w:rsid w:val="00CC2EAD"/>
    <w:rsid w:val="00CC3E05"/>
    <w:rsid w:val="00CC77F8"/>
    <w:rsid w:val="00CD164B"/>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6423"/>
    <w:rsid w:val="00CF7D72"/>
    <w:rsid w:val="00D005D0"/>
    <w:rsid w:val="00D00731"/>
    <w:rsid w:val="00D00CBA"/>
    <w:rsid w:val="00D0532C"/>
    <w:rsid w:val="00D05395"/>
    <w:rsid w:val="00D05943"/>
    <w:rsid w:val="00D05CC3"/>
    <w:rsid w:val="00D05CE7"/>
    <w:rsid w:val="00D11347"/>
    <w:rsid w:val="00D115C5"/>
    <w:rsid w:val="00D116C9"/>
    <w:rsid w:val="00D13683"/>
    <w:rsid w:val="00D137B2"/>
    <w:rsid w:val="00D147A5"/>
    <w:rsid w:val="00D16106"/>
    <w:rsid w:val="00D16A67"/>
    <w:rsid w:val="00D17162"/>
    <w:rsid w:val="00D17762"/>
    <w:rsid w:val="00D177F3"/>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2D50"/>
    <w:rsid w:val="00D86EEC"/>
    <w:rsid w:val="00D87837"/>
    <w:rsid w:val="00D90A88"/>
    <w:rsid w:val="00D9317A"/>
    <w:rsid w:val="00D97B68"/>
    <w:rsid w:val="00DA0FCC"/>
    <w:rsid w:val="00DA4361"/>
    <w:rsid w:val="00DA43D6"/>
    <w:rsid w:val="00DA6AEE"/>
    <w:rsid w:val="00DB07D5"/>
    <w:rsid w:val="00DB07FC"/>
    <w:rsid w:val="00DB0D2A"/>
    <w:rsid w:val="00DB1784"/>
    <w:rsid w:val="00DB1993"/>
    <w:rsid w:val="00DB3AC7"/>
    <w:rsid w:val="00DB4FE5"/>
    <w:rsid w:val="00DB61E1"/>
    <w:rsid w:val="00DB793B"/>
    <w:rsid w:val="00DB7C0A"/>
    <w:rsid w:val="00DC0DB0"/>
    <w:rsid w:val="00DC1FF9"/>
    <w:rsid w:val="00DC65AB"/>
    <w:rsid w:val="00DC67A9"/>
    <w:rsid w:val="00DC7090"/>
    <w:rsid w:val="00DD06DB"/>
    <w:rsid w:val="00DD1D4D"/>
    <w:rsid w:val="00DD1DB4"/>
    <w:rsid w:val="00DD3C05"/>
    <w:rsid w:val="00DD47ED"/>
    <w:rsid w:val="00DD7603"/>
    <w:rsid w:val="00DE0F17"/>
    <w:rsid w:val="00DE126B"/>
    <w:rsid w:val="00DE27FB"/>
    <w:rsid w:val="00DE309F"/>
    <w:rsid w:val="00DE4313"/>
    <w:rsid w:val="00DE491D"/>
    <w:rsid w:val="00DE6927"/>
    <w:rsid w:val="00DE6DEE"/>
    <w:rsid w:val="00DF1EC3"/>
    <w:rsid w:val="00E007C7"/>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44F29"/>
    <w:rsid w:val="00E515A4"/>
    <w:rsid w:val="00E527FF"/>
    <w:rsid w:val="00E53697"/>
    <w:rsid w:val="00E53F52"/>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52DE"/>
    <w:rsid w:val="00E9797C"/>
    <w:rsid w:val="00E97C61"/>
    <w:rsid w:val="00EA144D"/>
    <w:rsid w:val="00EA1C5B"/>
    <w:rsid w:val="00EA1DDE"/>
    <w:rsid w:val="00EA3B4D"/>
    <w:rsid w:val="00EA5E7A"/>
    <w:rsid w:val="00EA647A"/>
    <w:rsid w:val="00EA6CDD"/>
    <w:rsid w:val="00EA76F4"/>
    <w:rsid w:val="00EB05BF"/>
    <w:rsid w:val="00EB0B14"/>
    <w:rsid w:val="00EB1945"/>
    <w:rsid w:val="00EB29B9"/>
    <w:rsid w:val="00EB3B59"/>
    <w:rsid w:val="00EB40BB"/>
    <w:rsid w:val="00EB49A9"/>
    <w:rsid w:val="00EB72FF"/>
    <w:rsid w:val="00EC1FA3"/>
    <w:rsid w:val="00EC36F9"/>
    <w:rsid w:val="00EC5B80"/>
    <w:rsid w:val="00EC5C03"/>
    <w:rsid w:val="00EC72EE"/>
    <w:rsid w:val="00ED1031"/>
    <w:rsid w:val="00ED14A2"/>
    <w:rsid w:val="00ED276D"/>
    <w:rsid w:val="00ED3043"/>
    <w:rsid w:val="00ED6B3C"/>
    <w:rsid w:val="00EE0B39"/>
    <w:rsid w:val="00EE0B67"/>
    <w:rsid w:val="00EE3B22"/>
    <w:rsid w:val="00EE6D1B"/>
    <w:rsid w:val="00EE7390"/>
    <w:rsid w:val="00EE7928"/>
    <w:rsid w:val="00EF0D52"/>
    <w:rsid w:val="00EF1179"/>
    <w:rsid w:val="00EF2C7F"/>
    <w:rsid w:val="00EF36E4"/>
    <w:rsid w:val="00EF5649"/>
    <w:rsid w:val="00EF65DD"/>
    <w:rsid w:val="00EF69AF"/>
    <w:rsid w:val="00EF79C1"/>
    <w:rsid w:val="00F00AD7"/>
    <w:rsid w:val="00F00DE6"/>
    <w:rsid w:val="00F01C04"/>
    <w:rsid w:val="00F02ED3"/>
    <w:rsid w:val="00F0674E"/>
    <w:rsid w:val="00F06C10"/>
    <w:rsid w:val="00F074D7"/>
    <w:rsid w:val="00F078F1"/>
    <w:rsid w:val="00F10795"/>
    <w:rsid w:val="00F127D1"/>
    <w:rsid w:val="00F1332F"/>
    <w:rsid w:val="00F13EA5"/>
    <w:rsid w:val="00F14D78"/>
    <w:rsid w:val="00F15DCF"/>
    <w:rsid w:val="00F16158"/>
    <w:rsid w:val="00F16934"/>
    <w:rsid w:val="00F21C21"/>
    <w:rsid w:val="00F2221C"/>
    <w:rsid w:val="00F2281F"/>
    <w:rsid w:val="00F23E24"/>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600"/>
    <w:rsid w:val="00F4424D"/>
    <w:rsid w:val="00F4617F"/>
    <w:rsid w:val="00F5198D"/>
    <w:rsid w:val="00F52962"/>
    <w:rsid w:val="00F53D8F"/>
    <w:rsid w:val="00F54615"/>
    <w:rsid w:val="00F5486D"/>
    <w:rsid w:val="00F55A28"/>
    <w:rsid w:val="00F60FC5"/>
    <w:rsid w:val="00F622BF"/>
    <w:rsid w:val="00F626D3"/>
    <w:rsid w:val="00F629E0"/>
    <w:rsid w:val="00F63469"/>
    <w:rsid w:val="00F63E1A"/>
    <w:rsid w:val="00F643D1"/>
    <w:rsid w:val="00F64864"/>
    <w:rsid w:val="00F64E40"/>
    <w:rsid w:val="00F64EA2"/>
    <w:rsid w:val="00F65481"/>
    <w:rsid w:val="00F65AC5"/>
    <w:rsid w:val="00F660BD"/>
    <w:rsid w:val="00F672DA"/>
    <w:rsid w:val="00F712A3"/>
    <w:rsid w:val="00F7324A"/>
    <w:rsid w:val="00F76174"/>
    <w:rsid w:val="00F76E5A"/>
    <w:rsid w:val="00F807E4"/>
    <w:rsid w:val="00F81FE4"/>
    <w:rsid w:val="00F83BE5"/>
    <w:rsid w:val="00F856EC"/>
    <w:rsid w:val="00F904BC"/>
    <w:rsid w:val="00F90E4E"/>
    <w:rsid w:val="00F9195D"/>
    <w:rsid w:val="00F94CA3"/>
    <w:rsid w:val="00F95711"/>
    <w:rsid w:val="00F97DE6"/>
    <w:rsid w:val="00FA2459"/>
    <w:rsid w:val="00FA2D60"/>
    <w:rsid w:val="00FA3145"/>
    <w:rsid w:val="00FA3B2C"/>
    <w:rsid w:val="00FA49E1"/>
    <w:rsid w:val="00FA4AC8"/>
    <w:rsid w:val="00FA5072"/>
    <w:rsid w:val="00FB046A"/>
    <w:rsid w:val="00FB096E"/>
    <w:rsid w:val="00FC0FE2"/>
    <w:rsid w:val="00FD1536"/>
    <w:rsid w:val="00FD23F2"/>
    <w:rsid w:val="00FD44C5"/>
    <w:rsid w:val="00FD650E"/>
    <w:rsid w:val="00FD6EC3"/>
    <w:rsid w:val="00FE25CF"/>
    <w:rsid w:val="00FE5742"/>
    <w:rsid w:val="00FE5789"/>
    <w:rsid w:val="00FE63C2"/>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823C801D-F714-4143-A344-44499D79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customStyle="1" w:styleId="UnresolvedMention1">
    <w:name w:val="Unresolved Mention1"/>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 w:type="character" w:styleId="UnresolvedMention">
    <w:name w:val="Unresolved Mention"/>
    <w:basedOn w:val="DefaultParagraphFont"/>
    <w:uiPriority w:val="99"/>
    <w:semiHidden/>
    <w:unhideWhenUsed/>
    <w:rsid w:val="00623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atacarpentry.org/semester-biology/" TargetMode="External"/><Relationship Id="rId26" Type="http://schemas.openxmlformats.org/officeDocument/2006/relationships/hyperlink" Target="http://www.github.com" TargetMode="External"/><Relationship Id="rId39" Type="http://schemas.microsoft.com/office/2007/relationships/hdphoto" Target="media/hdphoto1.wdp"/><Relationship Id="rId21" Type="http://schemas.openxmlformats.org/officeDocument/2006/relationships/image" Target="media/image2.png"/><Relationship Id="rId34" Type="http://schemas.openxmlformats.org/officeDocument/2006/relationships/hyperlink" Target="https://www.fsa.usda.gov/programs-and-services/aerial-photography/imagery-programs/naip-imagery/" TargetMode="External"/><Relationship Id="rId42" Type="http://schemas.openxmlformats.org/officeDocument/2006/relationships/hyperlink" Target="http://www.wunderground.com" TargetMode="External"/><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doi.org/10.1111/j.1365-2486.2007.01440.x" TargetMode="External"/><Relationship Id="rId68" Type="http://schemas.openxmlformats.org/officeDocument/2006/relationships/hyperlink" Target="http://doi.org/10.5281/zenodo.4319177"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arpentries.org/" TargetMode="External"/><Relationship Id="rId29" Type="http://schemas.openxmlformats.org/officeDocument/2006/relationships/hyperlink" Target="https://guides.github.com/activities/hello-world/" TargetMode="External"/><Relationship Id="rId11" Type="http://schemas.openxmlformats.org/officeDocument/2006/relationships/comments" Target="comments.xml"/><Relationship Id="rId24" Type="http://schemas.openxmlformats.org/officeDocument/2006/relationships/image" Target="media/image5.png"/><Relationship Id="rId32" Type="http://schemas.microsoft.com/office/2018/08/relationships/commentsExtensible" Target="commentsExtensible.xml"/><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hyperlink" Target="https://doi.org/10.2112/jcoastres-d-14-00161.1" TargetMode="External"/><Relationship Id="rId74" Type="http://schemas.openxmlformats.org/officeDocument/2006/relationships/footer" Target="footer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7/S037689290200005X" TargetMode="External"/><Relationship Id="rId10" Type="http://schemas.openxmlformats.org/officeDocument/2006/relationships/footer" Target="footer2.xml"/><Relationship Id="rId19" Type="http://schemas.openxmlformats.org/officeDocument/2006/relationships/hyperlink" Target="https://help.github.com/en/github/managing-large-files/what-is-my-disk-quota" TargetMode="External"/><Relationship Id="rId31" Type="http://schemas.openxmlformats.org/officeDocument/2006/relationships/image" Target="media/image8.jpeg"/><Relationship Id="rId44" Type="http://schemas.openxmlformats.org/officeDocument/2006/relationships/hyperlink" Target="https://www.fsa.usda.gov/Assets/USDA-FSA-Public/usdafiles/APFO/support-documents/pdfs/fourband_infosheet_2017.pdf" TargetMode="External"/><Relationship Id="rId52" Type="http://schemas.openxmlformats.org/officeDocument/2006/relationships/image" Target="media/image18.png"/><Relationship Id="rId60" Type="http://schemas.openxmlformats.org/officeDocument/2006/relationships/hyperlink" Target="Https://images1.Loopnet.com/d2/Z4L1-alqEsAlhPT_YJ25N8OMkXU3L_mAPAZYXiq2OVg/Document.pdf.%20(Accessed" TargetMode="External"/><Relationship Id="rId65" Type="http://schemas.openxmlformats.org/officeDocument/2006/relationships/hyperlink" Target="Https://Pubs.usgs.gov/of/2018/1179/ofr20181179.Pdf" TargetMode="External"/><Relationship Id="rId73" Type="http://schemas.openxmlformats.org/officeDocument/2006/relationships/header" Target="header3.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s://help.github.com/en/github/collaborating-with-issues-and-pull-requests/about-merge-conflicts" TargetMode="External"/><Relationship Id="rId30" Type="http://schemas.openxmlformats.org/officeDocument/2006/relationships/image" Target="media/image7.jpeg"/><Relationship Id="rId35" Type="http://schemas.openxmlformats.org/officeDocument/2006/relationships/hyperlink" Target="https://tidesandcurrents.noaa.gov/sltrends/sltrends_station.shtml?id=8727520" TargetMode="External"/><Relationship Id="rId43" Type="http://schemas.openxmlformats.org/officeDocument/2006/relationships/hyperlink" Target="https://earthexplorer.usgs.gov/"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www.privateislandsonline.com/united-states/florida/deer-island" TargetMode="External"/><Relationship Id="rId69" Type="http://schemas.openxmlformats.org/officeDocument/2006/relationships/hyperlink" Target="https://www.sciencebase.gov/catalog/item/5a8a3ffbe4b00f54eb3ec75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footer" Target="foot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ec.ifas.ufl.edu/undergraduate-students/undergraduate-course-listing/" TargetMode="External"/><Relationship Id="rId25" Type="http://schemas.openxmlformats.org/officeDocument/2006/relationships/image" Target="media/image6.jpeg"/><Relationship Id="rId33" Type="http://schemas.openxmlformats.org/officeDocument/2006/relationships/hyperlink" Target="https://earthexplorer.usgs.gov/" TargetMode="External"/><Relationship Id="rId38" Type="http://schemas.openxmlformats.org/officeDocument/2006/relationships/image" Target="media/image10.png"/><Relationship Id="rId46" Type="http://schemas.openxmlformats.org/officeDocument/2006/relationships/hyperlink" Target="https://www.usgs.gov/centers/whcmsc/science/digital-shoreline-analysis-system-dsas?qt-science_center_objects=0" TargetMode="External"/><Relationship Id="rId59" Type="http://schemas.openxmlformats.org/officeDocument/2006/relationships/image" Target="media/image25.jpeg"/><Relationship Id="rId67" Type="http://schemas.openxmlformats.org/officeDocument/2006/relationships/hyperlink" Target="https://doi.org/10.1016/j.biocon.2005.09.005" TargetMode="External"/><Relationship Id="rId20" Type="http://schemas.openxmlformats.org/officeDocument/2006/relationships/image" Target="media/image1.png"/><Relationship Id="rId41" Type="http://schemas.openxmlformats.org/officeDocument/2006/relationships/hyperlink" Target="https://tidesandcurrents.noaa.gov/" TargetMode="External"/><Relationship Id="rId54" Type="http://schemas.openxmlformats.org/officeDocument/2006/relationships/image" Target="media/image20.png"/><Relationship Id="rId62" Type="http://schemas.openxmlformats.org/officeDocument/2006/relationships/hyperlink" Target="http://www.bebr.ufl.edu/population" TargetMode="External"/><Relationship Id="rId70" Type="http://schemas.openxmlformats.org/officeDocument/2006/relationships/hyperlink" Target="https://waterdata.usgs.gov/nwis/inventory/?site_no=02323500" TargetMode="Externa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cs.uflib.ufl.edu/" TargetMode="External"/><Relationship Id="rId23" Type="http://schemas.openxmlformats.org/officeDocument/2006/relationships/image" Target="media/image4.jpeg"/><Relationship Id="rId28" Type="http://schemas.openxmlformats.org/officeDocument/2006/relationships/hyperlink" Target="https://style.tidyverse.org/package-files.html" TargetMode="External"/><Relationship Id="rId36" Type="http://schemas.openxmlformats.org/officeDocument/2006/relationships/hyperlink" Target="https://tidesandcurrents.noaa.gov/sltrends/sltrends_station.shtml?id=8727520" TargetMode="External"/><Relationship Id="rId49" Type="http://schemas.openxmlformats.org/officeDocument/2006/relationships/image" Target="media/image15.png"/><Relationship Id="rId57"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6E82E29B70084ED6BD91239BDC2D2F41"/>
        <w:category>
          <w:name w:val="General"/>
          <w:gallery w:val="placeholder"/>
        </w:category>
        <w:types>
          <w:type w:val="bbPlcHdr"/>
        </w:types>
        <w:behaviors>
          <w:behavior w:val="content"/>
        </w:behaviors>
        <w:guid w:val="{193856CF-0314-4884-BDC0-6F21D2A3F306}"/>
      </w:docPartPr>
      <w:docPartBody>
        <w:p w:rsidR="00F4607D" w:rsidRDefault="00927C52" w:rsidP="00927C52">
          <w:pPr>
            <w:pStyle w:val="6E82E29B70084ED6BD91239BDC2D2F41"/>
          </w:pPr>
          <w:r w:rsidRPr="00B35E28">
            <w:rPr>
              <w:rStyle w:val="PlaceholderText"/>
            </w:rPr>
            <w:t>Click or tap here to enter text.</w:t>
          </w:r>
        </w:p>
      </w:docPartBody>
    </w:docPart>
    <w:docPart>
      <w:docPartPr>
        <w:name w:val="4B106DAC12AE4F7EB2B9B6CDC40E60FF"/>
        <w:category>
          <w:name w:val="General"/>
          <w:gallery w:val="placeholder"/>
        </w:category>
        <w:types>
          <w:type w:val="bbPlcHdr"/>
        </w:types>
        <w:behaviors>
          <w:behavior w:val="content"/>
        </w:behaviors>
        <w:guid w:val="{BBB6EAF5-C4D8-4D67-B982-7FC61F3A92FF}"/>
      </w:docPartPr>
      <w:docPartBody>
        <w:p w:rsidR="00F4607D" w:rsidRDefault="00927C52" w:rsidP="00927C52">
          <w:pPr>
            <w:pStyle w:val="4B106DAC12AE4F7EB2B9B6CDC40E60FF"/>
          </w:pPr>
          <w:r w:rsidRPr="00B35E28">
            <w:rPr>
              <w:rStyle w:val="PlaceholderText"/>
            </w:rPr>
            <w:t>Click or tap here to enter text.</w:t>
          </w:r>
        </w:p>
      </w:docPartBody>
    </w:docPart>
    <w:docPart>
      <w:docPartPr>
        <w:name w:val="3EDB7D98A0B14E8BBD9CC2F10D9D7C67"/>
        <w:category>
          <w:name w:val="General"/>
          <w:gallery w:val="placeholder"/>
        </w:category>
        <w:types>
          <w:type w:val="bbPlcHdr"/>
        </w:types>
        <w:behaviors>
          <w:behavior w:val="content"/>
        </w:behaviors>
        <w:guid w:val="{C4935662-63DC-46AA-AC5D-BFF3B7323119}"/>
      </w:docPartPr>
      <w:docPartBody>
        <w:p w:rsidR="00F4607D" w:rsidRDefault="00927C52" w:rsidP="00927C52">
          <w:pPr>
            <w:pStyle w:val="3EDB7D98A0B14E8BBD9CC2F10D9D7C67"/>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78C"/>
    <w:rsid w:val="0003778C"/>
    <w:rsid w:val="00547303"/>
    <w:rsid w:val="005D16BF"/>
    <w:rsid w:val="005D70DC"/>
    <w:rsid w:val="0062311E"/>
    <w:rsid w:val="00724C8B"/>
    <w:rsid w:val="007D73E8"/>
    <w:rsid w:val="0080178E"/>
    <w:rsid w:val="00813ED5"/>
    <w:rsid w:val="008457CF"/>
    <w:rsid w:val="00874991"/>
    <w:rsid w:val="00927C52"/>
    <w:rsid w:val="009A3164"/>
    <w:rsid w:val="00A45DC9"/>
    <w:rsid w:val="00BD1690"/>
    <w:rsid w:val="00D71A08"/>
    <w:rsid w:val="00EB4ED2"/>
    <w:rsid w:val="00F4607D"/>
    <w:rsid w:val="00F72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7C52"/>
    <w:rPr>
      <w:color w:val="808080"/>
    </w:rPr>
  </w:style>
  <w:style w:type="paragraph" w:customStyle="1" w:styleId="87954852F1894A36AB82A92A575C016B">
    <w:name w:val="87954852F1894A36AB82A92A575C016B"/>
    <w:rsid w:val="0003778C"/>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B2C86587803544879652FB5A7B157EBE">
    <w:name w:val="B2C86587803544879652FB5A7B157EBE"/>
    <w:rsid w:val="0003778C"/>
  </w:style>
  <w:style w:type="paragraph" w:customStyle="1" w:styleId="6E82E29B70084ED6BD91239BDC2D2F41">
    <w:name w:val="6E82E29B70084ED6BD91239BDC2D2F41"/>
    <w:rsid w:val="00927C52"/>
  </w:style>
  <w:style w:type="paragraph" w:customStyle="1" w:styleId="4B106DAC12AE4F7EB2B9B6CDC40E60FF">
    <w:name w:val="4B106DAC12AE4F7EB2B9B6CDC40E60FF"/>
    <w:rsid w:val="00927C52"/>
  </w:style>
  <w:style w:type="paragraph" w:customStyle="1" w:styleId="3EDB7D98A0B14E8BBD9CC2F10D9D7C67">
    <w:name w:val="3EDB7D98A0B14E8BBD9CC2F10D9D7C67"/>
    <w:rsid w:val="00927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DC288-AD45-4C2E-A938-61A49610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26112</TotalTime>
  <Pages>1</Pages>
  <Words>20453</Words>
  <Characters>116587</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136767</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Moreno,Melissa M</cp:lastModifiedBy>
  <cp:revision>9</cp:revision>
  <dcterms:created xsi:type="dcterms:W3CDTF">2021-01-25T14:33:00Z</dcterms:created>
  <dcterms:modified xsi:type="dcterms:W3CDTF">2021-03-11T19:52:00Z</dcterms:modified>
</cp:coreProperties>
</file>